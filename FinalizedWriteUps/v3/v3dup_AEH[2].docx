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AA8B7" w14:textId="77777777" w:rsidR="00B00B1D" w:rsidRDefault="007A0A24" w:rsidP="00E44D7F">
      <w:pPr>
        <w:pStyle w:val="Title"/>
        <w:spacing w:line="480" w:lineRule="auto"/>
      </w:pPr>
      <w:r>
        <w:t>Comparing Models of Subject-Clustered Single-Cell Data</w:t>
      </w:r>
    </w:p>
    <w:p w14:paraId="7FA7585B" w14:textId="77777777" w:rsidR="00B00B1D" w:rsidRDefault="007A0A24" w:rsidP="00E44D7F">
      <w:pPr>
        <w:pStyle w:val="Subtitle"/>
        <w:spacing w:line="480" w:lineRule="auto"/>
      </w:pPr>
      <w:r>
        <w:t>Version 3.0</w:t>
      </w:r>
    </w:p>
    <w:p w14:paraId="51F5A021" w14:textId="77777777" w:rsidR="00B00B1D" w:rsidRDefault="007A0A24" w:rsidP="00E44D7F">
      <w:pPr>
        <w:pStyle w:val="Author"/>
        <w:spacing w:line="480" w:lineRule="auto"/>
      </w:pPr>
      <w:r>
        <w:t>Lee Panter</w:t>
      </w:r>
    </w:p>
    <w:p w14:paraId="570D029B" w14:textId="77777777" w:rsidR="00B00B1D" w:rsidRDefault="007A0A24" w:rsidP="00E44D7F">
      <w:pPr>
        <w:pStyle w:val="Heading1"/>
        <w:spacing w:line="480" w:lineRule="auto"/>
      </w:pPr>
      <w:bookmarkStart w:id="0" w:name="abstract"/>
      <w:commentRangeStart w:id="1"/>
      <w:r>
        <w:t>Abstract</w:t>
      </w:r>
      <w:bookmarkEnd w:id="0"/>
      <w:commentRangeEnd w:id="1"/>
      <w:r w:rsidR="00480948">
        <w:rPr>
          <w:rStyle w:val="CommentReference"/>
          <w:rFonts w:asciiTheme="minorHAnsi" w:eastAsiaTheme="minorHAnsi" w:hAnsiTheme="minorHAnsi" w:cstheme="minorBidi"/>
          <w:b w:val="0"/>
          <w:bCs w:val="0"/>
          <w:color w:val="auto"/>
        </w:rPr>
        <w:commentReference w:id="1"/>
      </w:r>
    </w:p>
    <w:p w14:paraId="3691AB4C" w14:textId="77777777" w:rsidR="00156102" w:rsidRDefault="007A0A24" w:rsidP="00E44D7F">
      <w:pPr>
        <w:pStyle w:val="FirstParagraph"/>
        <w:spacing w:line="480" w:lineRule="auto"/>
        <w:rPr>
          <w:ins w:id="2" w:author="Hendricks, Audrey" w:date="2020-01-30T17:02:00Z"/>
        </w:rPr>
      </w:pPr>
      <w:r>
        <w:t xml:space="preserve">Single-Cell RNA sequencing data represents a revolutionary shift to </w:t>
      </w:r>
      <w:del w:id="3" w:author="Hendricks, Audrey" w:date="2020-01-30T16:59:00Z">
        <w:r w:rsidDel="00651C5D">
          <w:delText xml:space="preserve">the bioinformatic </w:delText>
        </w:r>
      </w:del>
      <w:r>
        <w:t xml:space="preserve">approaches being used to decode the human transcriptome. Such data are becoming more </w:t>
      </w:r>
      <w:proofErr w:type="gramStart"/>
      <w:r>
        <w:t>prevalent, and</w:t>
      </w:r>
      <w:proofErr w:type="gramEnd"/>
      <w:r>
        <w:t xml:space="preserve"> are </w:t>
      </w:r>
      <w:ins w:id="4" w:author="Hendricks, Audrey" w:date="2020-01-30T16:59:00Z">
        <w:r w:rsidR="00651C5D">
          <w:t>gathered on ever large samples of individuals</w:t>
        </w:r>
      </w:ins>
      <w:del w:id="5" w:author="Hendricks, Audrey" w:date="2020-01-30T16:59:00Z">
        <w:r w:rsidDel="00651C5D">
          <w:delText>being extended to multiple individuals</w:delText>
        </w:r>
      </w:del>
      <w:r>
        <w:t xml:space="preserve">, enabling analysis of subject-level relationships. However, it is not </w:t>
      </w:r>
      <w:ins w:id="6" w:author="Hendricks, Audrey" w:date="2020-01-30T16:59:00Z">
        <w:r w:rsidR="00651C5D">
          <w:t>always</w:t>
        </w:r>
      </w:ins>
      <w:ins w:id="7" w:author="Hendricks, Audrey" w:date="2020-01-30T17:00:00Z">
        <w:r w:rsidR="00651C5D">
          <w:t xml:space="preserve"> </w:t>
        </w:r>
      </w:ins>
      <w:r>
        <w:t xml:space="preserve">clear how to conduct this subject-level analysis. Current methods </w:t>
      </w:r>
      <w:commentRangeStart w:id="8"/>
      <w:ins w:id="9" w:author="Hendricks, Audrey" w:date="2020-01-30T17:00:00Z">
        <w:r w:rsidR="00651C5D">
          <w:t xml:space="preserve">often </w:t>
        </w:r>
      </w:ins>
      <w:r>
        <w:t xml:space="preserve">do not account </w:t>
      </w:r>
      <w:commentRangeEnd w:id="8"/>
      <w:r w:rsidR="00651C5D">
        <w:rPr>
          <w:rStyle w:val="CommentReference"/>
        </w:rPr>
        <w:commentReference w:id="8"/>
      </w:r>
      <w:r>
        <w:t xml:space="preserve">for nested study designs in which samples of hundreds, or thousands of cells are gathered from multiple individuals. Therefore, there is a need to outline, analyze, and compare methods for estimating subject-level relationships in single-cell expression. </w:t>
      </w:r>
    </w:p>
    <w:p w14:paraId="2929CE60" w14:textId="74DCFD69" w:rsidR="00B00B1D" w:rsidRDefault="007A0A24" w:rsidP="00E44D7F">
      <w:pPr>
        <w:pStyle w:val="FirstParagraph"/>
        <w:spacing w:line="480" w:lineRule="auto"/>
      </w:pPr>
      <w:r>
        <w:t xml:space="preserve">Here, we compare three modeling strategies for </w:t>
      </w:r>
      <w:ins w:id="10" w:author="Hendricks, Audrey" w:date="2020-01-30T17:02:00Z">
        <w:r w:rsidR="00156102">
          <w:t xml:space="preserve">detecting subject level associations using </w:t>
        </w:r>
      </w:ins>
      <w:r>
        <w:t>single-cell RNA sequencing expression</w:t>
      </w:r>
      <w:del w:id="11" w:author="Hendricks, Audrey" w:date="2020-01-30T17:03:00Z">
        <w:r w:rsidDel="00156102">
          <w:delText xml:space="preserve"> estimation in subject-correlated study design data. Each of the three methods</w:delText>
        </w:r>
      </w:del>
      <w:r>
        <w:t>: Linear Regression with Fixed Effects, Linear Mixed Effects Models with Random Effects, and Generalized Estimating Equations</w:t>
      </w:r>
      <w:del w:id="12" w:author="Hendricks, Audrey" w:date="2020-01-30T17:03:00Z">
        <w:r w:rsidDel="00156102">
          <w:delText xml:space="preserve"> will have a detailed outline presented</w:delText>
        </w:r>
      </w:del>
      <w:r>
        <w:t xml:space="preserve">. </w:t>
      </w:r>
      <w:ins w:id="13" w:author="Hendricks, Audrey" w:date="2020-01-30T17:03:00Z">
        <w:r w:rsidR="00156102">
          <w:t xml:space="preserve">We first present each method. </w:t>
        </w:r>
      </w:ins>
      <w:r>
        <w:t xml:space="preserve">We then compare the regression estimates and standard errors for each </w:t>
      </w:r>
      <w:del w:id="14" w:author="Hendricks, Audrey" w:date="2020-01-30T17:03:00Z">
        <w:r w:rsidDel="00156102">
          <w:delText xml:space="preserve">modeling </w:delText>
        </w:r>
      </w:del>
      <w:r>
        <w:t xml:space="preserve">method using </w:t>
      </w:r>
      <w:proofErr w:type="gramStart"/>
      <w:r>
        <w:t>real</w:t>
      </w:r>
      <w:proofErr w:type="gramEnd"/>
      <w:r>
        <w:t xml:space="preserve"> single-cell data from a Lupus Nephritis study of 27 subjects. We hope</w:t>
      </w:r>
      <w:del w:id="15" w:author="Hendricks, Audrey" w:date="2020-01-30T17:04:00Z">
        <w:r w:rsidDel="00156102">
          <w:delText>d</w:delText>
        </w:r>
      </w:del>
      <w:r>
        <w:t xml:space="preserve"> </w:t>
      </w:r>
      <w:del w:id="16" w:author="Hendricks, Audrey" w:date="2020-01-30T17:04:00Z">
        <w:r w:rsidDel="00156102">
          <w:delText xml:space="preserve">that </w:delText>
        </w:r>
      </w:del>
      <w:r>
        <w:t xml:space="preserve">this paper presents insights into </w:t>
      </w:r>
      <w:del w:id="17" w:author="Hendricks, Audrey" w:date="2020-01-30T17:04:00Z">
        <w:r w:rsidDel="00156102">
          <w:delText xml:space="preserve">modeling </w:delText>
        </w:r>
      </w:del>
      <w:ins w:id="18" w:author="Hendricks, Audrey" w:date="2020-01-30T17:04:00Z">
        <w:r w:rsidR="00156102">
          <w:t xml:space="preserve">methods to analyze subject level associations from </w:t>
        </w:r>
      </w:ins>
      <w:r>
        <w:t>single-cell expression data</w:t>
      </w:r>
      <w:del w:id="19" w:author="Hendricks, Audrey" w:date="2020-01-30T17:04:00Z">
        <w:r w:rsidDel="00156102">
          <w:delText>, and aids researchers with down-stream analyses</w:delText>
        </w:r>
      </w:del>
      <w:r>
        <w:t>.</w:t>
      </w:r>
    </w:p>
    <w:p w14:paraId="43DEF917" w14:textId="77777777" w:rsidR="00B00B1D" w:rsidRDefault="007A0A24" w:rsidP="00E44D7F">
      <w:pPr>
        <w:pStyle w:val="Heading1"/>
        <w:spacing w:line="480" w:lineRule="auto"/>
      </w:pPr>
      <w:bookmarkStart w:id="20" w:name="introduction"/>
      <w:r>
        <w:lastRenderedPageBreak/>
        <w:t>Introduction</w:t>
      </w:r>
      <w:bookmarkEnd w:id="20"/>
    </w:p>
    <w:p w14:paraId="5C06B461" w14:textId="5FE4605D" w:rsidR="00B00B1D" w:rsidRDefault="007A0A24" w:rsidP="00E44D7F">
      <w:pPr>
        <w:pStyle w:val="FirstParagraph"/>
        <w:spacing w:line="480" w:lineRule="auto"/>
      </w:pPr>
      <w:r>
        <w:t xml:space="preserve">Traditional methods of sequencing the human transcriptome involve analyzing the combined genetic </w:t>
      </w:r>
      <w:commentRangeStart w:id="21"/>
      <w:del w:id="22" w:author="Hendricks, Audrey" w:date="2020-01-30T17:07:00Z">
        <w:r w:rsidDel="00F00C16">
          <w:delText>matrial</w:delText>
        </w:r>
      </w:del>
      <w:commentRangeEnd w:id="21"/>
      <w:ins w:id="23" w:author="Hendricks, Audrey" w:date="2020-01-30T17:07:00Z">
        <w:r w:rsidR="00F00C16">
          <w:t>material</w:t>
        </w:r>
      </w:ins>
      <w:r w:rsidR="00F00C16">
        <w:rPr>
          <w:rStyle w:val="CommentReference"/>
        </w:rPr>
        <w:commentReference w:id="21"/>
      </w:r>
      <w:r>
        <w:t xml:space="preserve"> of thousands or even millions of cells. These, so called “bulk”, techniques </w:t>
      </w:r>
      <w:commentRangeStart w:id="24"/>
      <w:del w:id="25" w:author="Hendricks, Audrey" w:date="2020-01-30T17:07:00Z">
        <w:r w:rsidDel="00F00C16">
          <w:delText xml:space="preserve">are informative </w:delText>
        </w:r>
      </w:del>
      <w:del w:id="26" w:author="Hendricks, Audrey" w:date="2020-01-30T17:06:00Z">
        <w:r w:rsidDel="00F00C16">
          <w:delText xml:space="preserve">regarding </w:delText>
        </w:r>
      </w:del>
      <w:ins w:id="27" w:author="Hendricks, Audrey" w:date="2020-01-30T17:07:00Z">
        <w:r w:rsidR="00F00C16">
          <w:t xml:space="preserve">provide information about the average gene expression across </w:t>
        </w:r>
      </w:ins>
      <w:ins w:id="28" w:author="Hendricks, Audrey" w:date="2020-01-30T17:08:00Z">
        <w:r w:rsidR="00F00C16">
          <w:t>the cells</w:t>
        </w:r>
      </w:ins>
      <w:del w:id="29" w:author="Hendricks, Audrey" w:date="2020-01-30T17:08:00Z">
        <w:r w:rsidDel="00F00C16">
          <w:delText>population-average</w:delText>
        </w:r>
      </w:del>
      <w:del w:id="30" w:author="Hendricks, Audrey" w:date="2020-01-30T17:06:00Z">
        <w:r w:rsidDel="00F00C16">
          <w:delText xml:space="preserve"> parameters</w:delText>
        </w:r>
      </w:del>
      <w:r>
        <w:t xml:space="preserve">, </w:t>
      </w:r>
      <w:commentRangeEnd w:id="24"/>
      <w:r w:rsidR="00F00C16">
        <w:rPr>
          <w:rStyle w:val="CommentReference"/>
        </w:rPr>
        <w:commentReference w:id="24"/>
      </w:r>
      <w:r>
        <w:t xml:space="preserve">but often fail to capture the underlying variability in expression profiles </w:t>
      </w:r>
      <w:del w:id="31" w:author="Hendricks, Audrey" w:date="2020-01-30T17:09:00Z">
        <w:r w:rsidDel="00F00C16">
          <w:delText>within a sample population of genetic material</w:delText>
        </w:r>
      </w:del>
      <w:ins w:id="32" w:author="Hendricks, Audrey" w:date="2020-01-30T17:09:00Z">
        <w:r w:rsidR="00F00C16">
          <w:t>the sample of cells</w:t>
        </w:r>
      </w:ins>
      <w:r>
        <w:t xml:space="preserve"> [1].</w:t>
      </w:r>
    </w:p>
    <w:p w14:paraId="0842E2F4" w14:textId="2B0A4D23" w:rsidR="00B00B1D" w:rsidRDefault="007A0A24" w:rsidP="00E44D7F">
      <w:pPr>
        <w:pStyle w:val="BodyText"/>
        <w:spacing w:line="480" w:lineRule="auto"/>
      </w:pPr>
      <w:commentRangeStart w:id="33"/>
      <w:r>
        <w:t>Single-cell RNA sequencing (</w:t>
      </w:r>
      <w:proofErr w:type="spellStart"/>
      <w:r>
        <w:t>scRNA</w:t>
      </w:r>
      <w:proofErr w:type="spellEnd"/>
      <w:r>
        <w:t>-seq) data</w:t>
      </w:r>
      <w:del w:id="34" w:author="Hendricks, Audrey" w:date="2020-01-30T17:09:00Z">
        <w:r w:rsidDel="00F00C16">
          <w:delText xml:space="preserve"> </w:delText>
        </w:r>
      </w:del>
      <w:r>
        <w:t xml:space="preserve">sets </w:t>
      </w:r>
      <w:commentRangeStart w:id="35"/>
      <w:r>
        <w:t xml:space="preserve">are obtained by </w:t>
      </w:r>
      <w:commentRangeStart w:id="36"/>
      <w:del w:id="37" w:author="Hendricks, Audrey" w:date="2020-01-30T17:10:00Z">
        <w:r w:rsidDel="00F00C16">
          <w:delText>anylizing</w:delText>
        </w:r>
      </w:del>
      <w:commentRangeEnd w:id="36"/>
      <w:ins w:id="38" w:author="Hendricks, Audrey" w:date="2020-01-30T17:10:00Z">
        <w:r w:rsidR="00F00C16">
          <w:t>analyzing</w:t>
        </w:r>
      </w:ins>
      <w:r w:rsidR="00F00C16">
        <w:rPr>
          <w:rStyle w:val="CommentReference"/>
        </w:rPr>
        <w:commentReference w:id="36"/>
      </w:r>
      <w:r>
        <w:t xml:space="preserve"> genetic material specific to individual cells.</w:t>
      </w:r>
      <w:commentRangeEnd w:id="35"/>
      <w:r w:rsidR="00F00C16">
        <w:rPr>
          <w:rStyle w:val="CommentReference"/>
        </w:rPr>
        <w:commentReference w:id="35"/>
      </w:r>
      <w:r>
        <w:t xml:space="preserve"> Hundreds or even thousands of cell</w:t>
      </w:r>
      <w:del w:id="39" w:author="Hendricks, Audrey" w:date="2020-01-30T17:11:00Z">
        <w:r w:rsidDel="00F00C16">
          <w:delText>ular</w:delText>
        </w:r>
      </w:del>
      <w:r>
        <w:t xml:space="preserve">-specific </w:t>
      </w:r>
      <w:commentRangeStart w:id="40"/>
      <w:r>
        <w:t xml:space="preserve">genetic analyses </w:t>
      </w:r>
      <w:commentRangeEnd w:id="40"/>
      <w:r w:rsidR="00F00C16">
        <w:rPr>
          <w:rStyle w:val="CommentReference"/>
        </w:rPr>
        <w:commentReference w:id="40"/>
      </w:r>
      <w:r>
        <w:t xml:space="preserve">performed on cells taken from within a single sample can be used to estimate expression variability across the cells within the sample. This feature of single-cell data analysis is suited for research applications that seek to identify rare cellular </w:t>
      </w:r>
      <w:proofErr w:type="gramStart"/>
      <w:r>
        <w:t>subpopulations, or</w:t>
      </w:r>
      <w:proofErr w:type="gramEnd"/>
      <w:r>
        <w:t xml:space="preserve"> characterize genes that are differentially expressed across conditions [2]. Additionally, technological developments in whole-genome sequencing have made generating single-cell data more cost effective, and easier to obtain on multiple sample-sources, most </w:t>
      </w:r>
      <w:proofErr w:type="spellStart"/>
      <w:r>
        <w:t>noteably</w:t>
      </w:r>
      <w:proofErr w:type="spellEnd"/>
      <w:r>
        <w:t xml:space="preserve"> on multiple individuals.</w:t>
      </w:r>
      <w:commentRangeEnd w:id="33"/>
      <w:r w:rsidR="00F00C16">
        <w:rPr>
          <w:rStyle w:val="CommentReference"/>
        </w:rPr>
        <w:commentReference w:id="33"/>
      </w:r>
    </w:p>
    <w:p w14:paraId="09096BD5" w14:textId="46FCCC71" w:rsidR="00B00B1D" w:rsidRDefault="007A0A24" w:rsidP="00E44D7F">
      <w:pPr>
        <w:pStyle w:val="BodyText"/>
        <w:spacing w:line="480" w:lineRule="auto"/>
      </w:pPr>
      <w:r>
        <w:t xml:space="preserve">The utility of single-cell data, and the </w:t>
      </w:r>
      <w:proofErr w:type="spellStart"/>
      <w:r>
        <w:t>feasability</w:t>
      </w:r>
      <w:proofErr w:type="spellEnd"/>
      <w:r>
        <w:t xml:space="preserve"> of single-cell data measurements across multiple subjects motivates a need to compare, </w:t>
      </w:r>
      <w:del w:id="41" w:author="Hendricks, Audrey" w:date="2020-01-30T17:12:00Z">
        <w:r w:rsidDel="00F00C16">
          <w:delText xml:space="preserve">test, </w:delText>
        </w:r>
      </w:del>
      <w:r>
        <w:t xml:space="preserve">and </w:t>
      </w:r>
      <w:commentRangeStart w:id="42"/>
      <w:r>
        <w:t xml:space="preserve">integrate </w:t>
      </w:r>
      <w:commentRangeEnd w:id="42"/>
      <w:r w:rsidR="00F00C16">
        <w:rPr>
          <w:rStyle w:val="CommentReference"/>
        </w:rPr>
        <w:commentReference w:id="42"/>
      </w:r>
      <w:r>
        <w:t>methods that can adequately model single-cell data while accounting for the correlation of repeated measures within subjects (many single-cell observations within each subject).</w:t>
      </w:r>
    </w:p>
    <w:p w14:paraId="497A7EE7" w14:textId="026F56CB" w:rsidR="00B00B1D" w:rsidRDefault="007A0A24" w:rsidP="00E44D7F">
      <w:pPr>
        <w:pStyle w:val="BodyText"/>
        <w:spacing w:line="480" w:lineRule="auto"/>
      </w:pPr>
      <w:r>
        <w:t xml:space="preserve">Here, we compare three methods for modeling </w:t>
      </w:r>
      <w:proofErr w:type="spellStart"/>
      <w:r>
        <w:t>scRNA</w:t>
      </w:r>
      <w:proofErr w:type="spellEnd"/>
      <w:r>
        <w:t>-seq expression profiles that account for within-subject correlation: Linear Regression with Fixed Effects, Linear Mixed Effects Models with Random Effects, and Generalized Estimating Equations. T</w:t>
      </w:r>
      <w:commentRangeStart w:id="43"/>
      <w:r>
        <w:t xml:space="preserve">he </w:t>
      </w:r>
      <w:del w:id="44" w:author="Hendricks, Audrey" w:date="2020-01-30T17:12:00Z">
        <w:r w:rsidDel="00F00C16">
          <w:delText xml:space="preserve">modeling </w:delText>
        </w:r>
      </w:del>
      <w:r>
        <w:t xml:space="preserve">methods have </w:t>
      </w:r>
      <w:r>
        <w:lastRenderedPageBreak/>
        <w:t xml:space="preserve">been chosen so as to </w:t>
      </w:r>
      <w:proofErr w:type="spellStart"/>
      <w:r>
        <w:t>accomodate</w:t>
      </w:r>
      <w:proofErr w:type="spellEnd"/>
      <w:r>
        <w:t xml:space="preserve"> as much direct comparison of parameters across models as possible, while still altering the method by which subject-correlation is accounted for. </w:t>
      </w:r>
      <w:commentRangeEnd w:id="43"/>
      <w:r w:rsidR="00F00C16">
        <w:rPr>
          <w:rStyle w:val="CommentReference"/>
        </w:rPr>
        <w:commentReference w:id="43"/>
      </w:r>
      <w:r>
        <w:t xml:space="preserve">We present </w:t>
      </w:r>
      <w:del w:id="45" w:author="Hendricks, Audrey" w:date="2020-01-30T17:13:00Z">
        <w:r w:rsidDel="00F00C16">
          <w:delText xml:space="preserve">model </w:delText>
        </w:r>
      </w:del>
      <w:ins w:id="46" w:author="Hendricks, Audrey" w:date="2020-01-30T17:13:00Z">
        <w:r w:rsidR="00F00C16">
          <w:t xml:space="preserve">the </w:t>
        </w:r>
      </w:ins>
      <w:r>
        <w:t>framework</w:t>
      </w:r>
      <w:del w:id="47" w:author="Hendricks, Audrey" w:date="2020-01-30T17:13:00Z">
        <w:r w:rsidDel="00F00C16">
          <w:delText>s</w:delText>
        </w:r>
      </w:del>
      <w:r>
        <w:t xml:space="preserve"> for each method, and compare the methods using </w:t>
      </w:r>
      <w:del w:id="48" w:author="Hendricks, Audrey" w:date="2020-01-30T17:13:00Z">
        <w:r w:rsidDel="00F00C16">
          <w:delText xml:space="preserve">subject-correlated, </w:delText>
        </w:r>
      </w:del>
      <w:r>
        <w:t>single-cell data from a study of 27 Lupus Nephritis cases.</w:t>
      </w:r>
    </w:p>
    <w:p w14:paraId="7B634A6B" w14:textId="77777777" w:rsidR="00B00B1D" w:rsidRDefault="007A0A24" w:rsidP="00E44D7F">
      <w:pPr>
        <w:pStyle w:val="Heading2"/>
        <w:spacing w:line="480" w:lineRule="auto"/>
      </w:pPr>
      <w:bookmarkStart w:id="49" w:name="results-derived-from-single-cell-data"/>
      <w:commentRangeStart w:id="50"/>
      <w:commentRangeStart w:id="51"/>
      <w:r>
        <w:t>Results Derived from Single-Cell Data</w:t>
      </w:r>
      <w:bookmarkEnd w:id="49"/>
      <w:commentRangeEnd w:id="50"/>
      <w:r w:rsidR="001E085D">
        <w:rPr>
          <w:rStyle w:val="CommentReference"/>
          <w:rFonts w:asciiTheme="minorHAnsi" w:eastAsiaTheme="minorHAnsi" w:hAnsiTheme="minorHAnsi" w:cstheme="minorBidi"/>
          <w:b w:val="0"/>
          <w:bCs w:val="0"/>
          <w:color w:val="auto"/>
        </w:rPr>
        <w:commentReference w:id="50"/>
      </w:r>
    </w:p>
    <w:p w14:paraId="2B2AD74B" w14:textId="77777777" w:rsidR="00B00B1D" w:rsidRDefault="007A0A24" w:rsidP="00E44D7F">
      <w:pPr>
        <w:pStyle w:val="FirstParagraph"/>
        <w:spacing w:line="480" w:lineRule="auto"/>
      </w:pPr>
      <w:commentRangeStart w:id="52"/>
      <w:r>
        <w:t xml:space="preserve">Before we begin a discussion of the data and methods used in this paper, we present several results established upon analysis of single-cell data over single-subject sources. </w:t>
      </w:r>
      <w:commentRangeEnd w:id="52"/>
      <w:r w:rsidR="001E085D">
        <w:rPr>
          <w:rStyle w:val="CommentReference"/>
        </w:rPr>
        <w:commentReference w:id="52"/>
      </w:r>
      <w:r>
        <w:t xml:space="preserve">It is hoped that the results presented will </w:t>
      </w:r>
      <w:commentRangeStart w:id="53"/>
      <w:r>
        <w:t>motivate similar analyses over multi-subject single-cell data sets.</w:t>
      </w:r>
      <w:commentRangeEnd w:id="53"/>
      <w:r w:rsidR="001E085D">
        <w:rPr>
          <w:rStyle w:val="CommentReference"/>
        </w:rPr>
        <w:commentReference w:id="53"/>
      </w:r>
      <w:commentRangeEnd w:id="51"/>
      <w:r w:rsidR="001E085D">
        <w:rPr>
          <w:rStyle w:val="CommentReference"/>
        </w:rPr>
        <w:commentReference w:id="51"/>
      </w:r>
    </w:p>
    <w:p w14:paraId="25922BCB" w14:textId="614EED4B" w:rsidR="00B00B1D" w:rsidRDefault="007A0A24" w:rsidP="00E44D7F">
      <w:pPr>
        <w:pStyle w:val="BodyText"/>
        <w:spacing w:line="480" w:lineRule="auto"/>
      </w:pPr>
      <w:r>
        <w:t>Cellular sub-populations are often characterized by markers of differentiation that are limited to binary (present/absent) or discrete (</w:t>
      </w:r>
      <w:proofErr w:type="spellStart"/>
      <w:r>
        <w:t>eg.</w:t>
      </w:r>
      <w:proofErr w:type="spellEnd"/>
      <w:r>
        <w:t xml:space="preserve"> big, medium, small) values. The specific divisions resulting from these limited boundar</w:t>
      </w:r>
      <w:ins w:id="54" w:author="Hendricks, Audrey" w:date="2020-01-30T17:15:00Z">
        <w:r w:rsidR="001E085D">
          <w:t>ie</w:t>
        </w:r>
      </w:ins>
      <w:del w:id="55" w:author="Hendricks, Audrey" w:date="2020-01-30T17:15:00Z">
        <w:r w:rsidDel="001E085D">
          <w:delText>y</w:delText>
        </w:r>
      </w:del>
      <w:r>
        <w:t xml:space="preserve">s have </w:t>
      </w:r>
      <w:del w:id="56" w:author="Hendricks, Audrey" w:date="2020-01-30T17:15:00Z">
        <w:r w:rsidDel="001E085D">
          <w:delText>lead</w:delText>
        </w:r>
      </w:del>
      <w:ins w:id="57" w:author="Hendricks, Audrey" w:date="2020-01-30T17:15:00Z">
        <w:r w:rsidR="001E085D">
          <w:t>led</w:t>
        </w:r>
      </w:ins>
      <w:r>
        <w:t xml:space="preserve"> to the </w:t>
      </w:r>
      <w:commentRangeStart w:id="58"/>
      <w:r>
        <w:t xml:space="preserve">common perception </w:t>
      </w:r>
      <w:commentRangeEnd w:id="58"/>
      <w:r w:rsidR="001E085D">
        <w:rPr>
          <w:rStyle w:val="CommentReference"/>
        </w:rPr>
        <w:commentReference w:id="58"/>
      </w:r>
      <w:r>
        <w:t xml:space="preserve">that the spectrum of human cell type is discretely delineated. This perception is being </w:t>
      </w:r>
      <w:proofErr w:type="spellStart"/>
      <w:r>
        <w:t>challanged</w:t>
      </w:r>
      <w:proofErr w:type="spellEnd"/>
      <w:r>
        <w:t xml:space="preserve"> in analyses of single-cell data that employ clustering methods such as </w:t>
      </w:r>
      <w:proofErr w:type="spellStart"/>
      <w:r>
        <w:t>Kohonen</w:t>
      </w:r>
      <w:proofErr w:type="spellEnd"/>
      <w:r>
        <w:t xml:space="preserve"> Self-Organized Maps [3] and visualization techniques such as </w:t>
      </w:r>
      <w:proofErr w:type="spellStart"/>
      <w:r>
        <w:t>ViSNE</w:t>
      </w:r>
      <w:proofErr w:type="spellEnd"/>
      <w:r>
        <w:t xml:space="preserve"> [4]. Stahlberg, Andersson, Aurelius, et.al [3] used </w:t>
      </w:r>
      <w:proofErr w:type="spellStart"/>
      <w:r>
        <w:t>Kohonen</w:t>
      </w:r>
      <w:proofErr w:type="spellEnd"/>
      <w:r>
        <w:t xml:space="preserve"> Self-Organizing Maps applied to single-cell data as a way of identifying rare cells within a homogenous population of neurological cells. Development of the </w:t>
      </w:r>
      <w:proofErr w:type="spellStart"/>
      <w:r>
        <w:t>ViSNE</w:t>
      </w:r>
      <w:proofErr w:type="spellEnd"/>
      <w:r>
        <w:t xml:space="preserve"> visualization method by [4] also demonstrated the utility of single-cell data in determining multi-dimensional boundary values for that distinguish healthy and cancerous bone marrow populations. The </w:t>
      </w:r>
      <w:proofErr w:type="spellStart"/>
      <w:r>
        <w:t>Kohonen</w:t>
      </w:r>
      <w:proofErr w:type="spellEnd"/>
      <w:r>
        <w:t xml:space="preserve"> Self Organizing Maps and </w:t>
      </w:r>
      <w:proofErr w:type="spellStart"/>
      <w:r>
        <w:t>ViSNE</w:t>
      </w:r>
      <w:proofErr w:type="spellEnd"/>
      <w:r>
        <w:t xml:space="preserve"> approaches to cellular sub-population classification using single-cell data are new and more robust compared to traditional methods of sub-population identifications. These </w:t>
      </w:r>
      <w:r>
        <w:lastRenderedPageBreak/>
        <w:t>methods search for markers of differentiation related to the observed trait of interest, and then assign a set of single-cell observations to that subpopulation that matches the differential marker criteria. Traditional methods of searching for markers of differentiation that first classify cellular subpopulations, then searching for the marker-subpopulation combination associated with the observed trait of interest.</w:t>
      </w:r>
    </w:p>
    <w:p w14:paraId="73A6D286" w14:textId="77777777" w:rsidR="00B00B1D" w:rsidRDefault="007A0A24" w:rsidP="00E44D7F">
      <w:pPr>
        <w:pStyle w:val="BodyText"/>
        <w:spacing w:line="480" w:lineRule="auto"/>
      </w:pPr>
      <w:commentRangeStart w:id="59"/>
      <w:r>
        <w:t>Determining differential expression across condition is a method for (among others) researching a disease (condition</w:t>
      </w:r>
      <w:proofErr w:type="gramStart"/>
      <w:r>
        <w:t>), and</w:t>
      </w:r>
      <w:proofErr w:type="gramEnd"/>
      <w:r>
        <w:t xml:space="preserve"> identifying its genetic foundations. </w:t>
      </w:r>
      <w:commentRangeEnd w:id="59"/>
      <w:r w:rsidR="002D2B17">
        <w:rPr>
          <w:rStyle w:val="CommentReference"/>
        </w:rPr>
        <w:commentReference w:id="59"/>
      </w:r>
      <w:r>
        <w:t xml:space="preserve">This genetic information can be useful in disease diagnostics, and treatment/prognosis once a diagnostic is made. Traditional </w:t>
      </w:r>
      <w:proofErr w:type="spellStart"/>
      <w:r>
        <w:t>RNAseq</w:t>
      </w:r>
      <w:proofErr w:type="spellEnd"/>
      <w:r>
        <w:t xml:space="preserve"> methodologies that estimate population-level parameters will often fail to estimate the variability of expression profiles to fine enough resolutions to allow for identification of differential expression between condition groups. Conversely, Model-based Analysis of Single-cell Transcriptomics (MAST) [5] and Single-Cell Differential Expression (SCDE) [6] are mixture-model methods </w:t>
      </w:r>
      <w:proofErr w:type="spellStart"/>
      <w:r>
        <w:t>incorperating</w:t>
      </w:r>
      <w:proofErr w:type="spellEnd"/>
      <w:r>
        <w:t xml:space="preserve"> mean (positive) expression components, and zero-inflated (zero expression from technical or biological) expression sources. MAST and SCDE model single-cell specific </w:t>
      </w:r>
      <w:proofErr w:type="gramStart"/>
      <w:r>
        <w:t>information, and</w:t>
      </w:r>
      <w:proofErr w:type="gramEnd"/>
      <w:r>
        <w:t xml:space="preserve"> can therefore be used to find commonalities across observations specific to a condition. Both methods are suitable for determining differential expression across </w:t>
      </w:r>
      <w:proofErr w:type="gramStart"/>
      <w:r>
        <w:t>condition, and</w:t>
      </w:r>
      <w:proofErr w:type="gramEnd"/>
      <w:r>
        <w:t xml:space="preserve"> helping to demonstrate the versatility of single-</w:t>
      </w:r>
      <w:proofErr w:type="spellStart"/>
      <w:r>
        <w:t>celldata</w:t>
      </w:r>
      <w:proofErr w:type="spellEnd"/>
      <w:r>
        <w:t>.</w:t>
      </w:r>
    </w:p>
    <w:p w14:paraId="61E75F54" w14:textId="77777777" w:rsidR="00B00B1D" w:rsidRDefault="007A0A24" w:rsidP="00E44D7F">
      <w:pPr>
        <w:pStyle w:val="Heading1"/>
        <w:spacing w:line="480" w:lineRule="auto"/>
      </w:pPr>
      <w:bookmarkStart w:id="60" w:name="description-of-motivating-example"/>
      <w:r>
        <w:t>Description of Motivating Example</w:t>
      </w:r>
      <w:bookmarkEnd w:id="60"/>
    </w:p>
    <w:p w14:paraId="04411514" w14:textId="6475F7FA" w:rsidR="00B00B1D" w:rsidRDefault="007A0A24" w:rsidP="00E44D7F">
      <w:pPr>
        <w:pStyle w:val="FirstParagraph"/>
        <w:spacing w:line="480" w:lineRule="auto"/>
      </w:pPr>
      <w:r>
        <w:t xml:space="preserve">Throughout the course of this paper, references are made to the 2018 manuscript entitled “The immune cell landscape in kidneys with lupus nephritis patients” [7]. In this </w:t>
      </w:r>
      <w:r>
        <w:lastRenderedPageBreak/>
        <w:t xml:space="preserve">manuscript </w:t>
      </w:r>
      <w:proofErr w:type="spellStart"/>
      <w:r>
        <w:t>Arazi</w:t>
      </w:r>
      <w:proofErr w:type="spellEnd"/>
      <w:r>
        <w:t>, Rao, Berthier, et al. </w:t>
      </w:r>
      <w:del w:id="61" w:author="Hendricks, Audrey" w:date="2020-01-30T17:17:00Z">
        <w:r w:rsidDel="003B5247">
          <w:delText>looked to compare</w:delText>
        </w:r>
      </w:del>
      <w:ins w:id="62" w:author="Hendricks, Audrey" w:date="2020-01-30T17:17:00Z">
        <w:r w:rsidR="003B5247">
          <w:t>compared</w:t>
        </w:r>
      </w:ins>
      <w:r>
        <w:t xml:space="preserve"> single-cell kidney tissue </w:t>
      </w:r>
      <w:del w:id="63" w:author="Hendricks, Audrey" w:date="2020-01-30T17:17:00Z">
        <w:r w:rsidDel="003B5247">
          <w:delText xml:space="preserve">sample </w:delText>
        </w:r>
      </w:del>
      <w:r>
        <w:t>data from 45 Lupus Nephritis subjects vs. 25 population control</w:t>
      </w:r>
      <w:del w:id="64" w:author="Hendricks, Audrey" w:date="2020-01-30T17:18:00Z">
        <w:r w:rsidDel="003B5247">
          <w:delText xml:space="preserve"> samples</w:delText>
        </w:r>
      </w:del>
      <w:ins w:id="65" w:author="Hendricks, Audrey" w:date="2020-01-30T17:18:00Z">
        <w:r w:rsidR="003B5247">
          <w:t>s</w:t>
        </w:r>
      </w:ins>
      <w:r>
        <w:t xml:space="preserve"> [7]. </w:t>
      </w:r>
      <w:commentRangeStart w:id="66"/>
      <w:ins w:id="67" w:author="Hendricks, Audrey" w:date="2020-01-30T17:18:00Z">
        <w:r w:rsidR="003B5247">
          <w:t>Blood</w:t>
        </w:r>
      </w:ins>
      <w:del w:id="68" w:author="Hendricks, Audrey" w:date="2020-01-30T17:18:00Z">
        <w:r w:rsidDel="003B5247">
          <w:delText>The</w:delText>
        </w:r>
      </w:del>
      <w:r>
        <w:t xml:space="preserve"> samples </w:t>
      </w:r>
      <w:commentRangeEnd w:id="66"/>
      <w:r w:rsidR="003B5247">
        <w:rPr>
          <w:rStyle w:val="CommentReference"/>
        </w:rPr>
        <w:commentReference w:id="66"/>
      </w:r>
      <w:r>
        <w:t xml:space="preserve">were collected from ten clinical sites across the United States, </w:t>
      </w:r>
      <w:del w:id="69" w:author="Hendricks, Audrey" w:date="2020-01-30T17:18:00Z">
        <w:r w:rsidDel="003B5247">
          <w:delText>at which it was</w:delText>
        </w:r>
      </w:del>
      <w:ins w:id="70" w:author="Hendricks, Audrey" w:date="2020-01-30T17:18:00Z">
        <w:r w:rsidR="003B5247">
          <w:t>were</w:t>
        </w:r>
      </w:ins>
      <w:r>
        <w:t xml:space="preserve"> cryogenically </w:t>
      </w:r>
      <w:proofErr w:type="gramStart"/>
      <w:r>
        <w:t>frozen</w:t>
      </w:r>
      <w:ins w:id="71" w:author="Hendricks, Audrey" w:date="2020-01-30T17:18:00Z">
        <w:r w:rsidR="003B5247">
          <w:t>,</w:t>
        </w:r>
      </w:ins>
      <w:r>
        <w:t xml:space="preserve"> and</w:t>
      </w:r>
      <w:proofErr w:type="gramEnd"/>
      <w:r>
        <w:t xml:space="preserve"> shipped to a central processing facility. </w:t>
      </w:r>
      <w:ins w:id="72" w:author="Hendricks, Audrey" w:date="2020-01-30T17:18:00Z">
        <w:r w:rsidR="00543C6E">
          <w:t>At the central processing facility, blood s</w:t>
        </w:r>
      </w:ins>
      <w:del w:id="73" w:author="Hendricks, Audrey" w:date="2020-01-30T17:18:00Z">
        <w:r w:rsidDel="00543C6E">
          <w:delText>S</w:delText>
        </w:r>
      </w:del>
      <w:r>
        <w:t>amples were</w:t>
      </w:r>
      <w:del w:id="74" w:author="Hendricks, Audrey" w:date="2020-01-30T17:18:00Z">
        <w:r w:rsidDel="00543C6E">
          <w:delText xml:space="preserve"> then</w:delText>
        </w:r>
      </w:del>
      <w:r>
        <w:t xml:space="preserve"> </w:t>
      </w:r>
      <w:proofErr w:type="gramStart"/>
      <w:r>
        <w:t>thawed, and</w:t>
      </w:r>
      <w:proofErr w:type="gramEnd"/>
      <w:r>
        <w:t xml:space="preserve"> sorted into single-cell suspension across 384-well plates using </w:t>
      </w:r>
      <w:proofErr w:type="spellStart"/>
      <w:r>
        <w:t>FlowJo</w:t>
      </w:r>
      <w:proofErr w:type="spellEnd"/>
      <w:r>
        <w:t xml:space="preserve"> 10.0.7, 11-color flow </w:t>
      </w:r>
      <w:proofErr w:type="spellStart"/>
      <w:r>
        <w:t>cytomery</w:t>
      </w:r>
      <w:proofErr w:type="spellEnd"/>
      <w:r>
        <w:t xml:space="preserve"> [8]. </w:t>
      </w:r>
      <w:del w:id="75" w:author="Hendricks, Audrey" w:date="2020-01-30T17:19:00Z">
        <w:r w:rsidDel="00543C6E">
          <w:delText xml:space="preserve">The samples were then “dissociated”, i.e. further prepared by disolving non-genetic, cellular and extracellular material. </w:delText>
        </w:r>
      </w:del>
      <w:ins w:id="76" w:author="Hendricks, Audrey" w:date="2020-01-30T17:19:00Z">
        <w:r w:rsidR="00543C6E">
          <w:t>Single cell</w:t>
        </w:r>
      </w:ins>
      <w:del w:id="77" w:author="Hendricks, Audrey" w:date="2020-01-30T17:19:00Z">
        <w:r w:rsidDel="00543C6E">
          <w:delText>sc</w:delText>
        </w:r>
      </w:del>
      <w:r>
        <w:t xml:space="preserve">-RNA sequencing was performed using modified CEL-Seq2 method [9], </w:t>
      </w:r>
      <w:commentRangeStart w:id="78"/>
      <w:r>
        <w:t xml:space="preserve">followed by </w:t>
      </w:r>
      <w:commentRangeEnd w:id="78"/>
      <w:r w:rsidR="00543C6E">
        <w:rPr>
          <w:rStyle w:val="CommentReference"/>
        </w:rPr>
        <w:commentReference w:id="78"/>
      </w:r>
      <m:oMath>
        <m:r>
          <w:rPr>
            <w:rFonts w:ascii="Cambria Math" w:hAnsi="Cambria Math"/>
          </w:rPr>
          <m:t>∼</m:t>
        </m:r>
      </m:oMath>
      <w:r>
        <w:t xml:space="preserve"> 1 million paired-end reads per cell. The original experimental data may be accessed by visiting the Immport repository with accession code SDY997. </w:t>
      </w:r>
      <w:hyperlink r:id="rId10">
        <w:r>
          <w:rPr>
            <w:rStyle w:val="Hyperlink"/>
          </w:rPr>
          <w:t>Immport-SDY997: https://www.immport.org/shared/study/SDY997</w:t>
        </w:r>
      </w:hyperlink>
    </w:p>
    <w:p w14:paraId="4FD24188" w14:textId="77777777" w:rsidR="00B00B1D" w:rsidRDefault="007A0A24" w:rsidP="00E44D7F">
      <w:pPr>
        <w:pStyle w:val="Heading2"/>
        <w:spacing w:line="480" w:lineRule="auto"/>
      </w:pPr>
      <w:bookmarkStart w:id="79" w:name="data-quality-control"/>
      <w:r>
        <w:t>Data Quality Control</w:t>
      </w:r>
      <w:bookmarkEnd w:id="79"/>
    </w:p>
    <w:p w14:paraId="5028F11F" w14:textId="22055107" w:rsidR="00B00B1D" w:rsidRDefault="007A0A24" w:rsidP="00E44D7F">
      <w:pPr>
        <w:pStyle w:val="FirstParagraph"/>
        <w:spacing w:line="480" w:lineRule="auto"/>
      </w:pPr>
      <w:r>
        <w:t xml:space="preserve">The Seurat Guided Clustering Tutorial [10] was used to examine </w:t>
      </w:r>
      <w:ins w:id="80" w:author="Hendricks, Audrey" w:date="2020-01-30T17:21:00Z">
        <w:r w:rsidR="00EB3F9E">
          <w:t>and perform quality control (QC) of the initial data</w:t>
        </w:r>
      </w:ins>
      <w:del w:id="81" w:author="Hendricks, Audrey" w:date="2020-01-30T17:21:00Z">
        <w:r w:rsidDel="00EB3F9E">
          <w:delText>intial data and perform quality control (QC) filtering of poor-quality observations</w:delText>
        </w:r>
      </w:del>
      <w:r>
        <w:t xml:space="preserve">. The Seurat package </w:t>
      </w:r>
      <w:ins w:id="82" w:author="Hendricks, Audrey" w:date="2020-01-30T17:22:00Z">
        <w:r w:rsidR="00540BE7">
          <w:t xml:space="preserve">enables the identification of </w:t>
        </w:r>
      </w:ins>
      <w:del w:id="83" w:author="Hendricks, Audrey" w:date="2020-01-30T17:22:00Z">
        <w:r w:rsidDel="00540BE7">
          <w:delText xml:space="preserve">allows for easy classification of </w:delText>
        </w:r>
      </w:del>
      <w:r>
        <w:t xml:space="preserve">low-quality </w:t>
      </w:r>
      <w:del w:id="84" w:author="Hendricks, Audrey" w:date="2020-01-30T17:22:00Z">
        <w:r w:rsidDel="00540BE7">
          <w:delText xml:space="preserve">observations </w:delText>
        </w:r>
      </w:del>
      <w:ins w:id="85" w:author="Hendricks, Audrey" w:date="2020-01-30T17:22:00Z">
        <w:r w:rsidR="00540BE7">
          <w:t xml:space="preserve">calls </w:t>
        </w:r>
      </w:ins>
      <w:commentRangeStart w:id="86"/>
      <w:r>
        <w:t>by setting threshold values for the following meta-data variables calculated automatically by the Seurat Package and independently verified:</w:t>
      </w:r>
      <w:commentRangeEnd w:id="86"/>
      <w:r w:rsidR="00540BE7">
        <w:rPr>
          <w:rStyle w:val="CommentReference"/>
        </w:rPr>
        <w:commentReference w:id="86"/>
      </w:r>
    </w:p>
    <w:p w14:paraId="4DB70F9F" w14:textId="5BCD10E5" w:rsidR="00B00B1D" w:rsidRDefault="007A0A24" w:rsidP="00E44D7F">
      <w:pPr>
        <w:pStyle w:val="Compact"/>
        <w:numPr>
          <w:ilvl w:val="0"/>
          <w:numId w:val="3"/>
        </w:numPr>
        <w:spacing w:line="480" w:lineRule="auto"/>
      </w:pPr>
      <m:oMath>
        <m:r>
          <w:rPr>
            <w:rFonts w:ascii="Cambria Math" w:hAnsi="Cambria Math"/>
          </w:rPr>
          <m:t>nFeature</m:t>
        </m:r>
      </m:oMath>
      <w:r>
        <w:t xml:space="preserve"> </w:t>
      </w:r>
      <w:ins w:id="88" w:author="Hendricks, Audrey" w:date="2020-01-30T17:27:00Z">
        <w:r w:rsidR="00890996">
          <w:t xml:space="preserve">is </w:t>
        </w:r>
      </w:ins>
      <w:r>
        <w:t>the number of unique genes detected</w:t>
      </w:r>
      <w:ins w:id="89" w:author="Hendricks, Audrey" w:date="2020-01-30T17:26:00Z">
        <w:r w:rsidR="00890996">
          <w:t xml:space="preserve"> to have a non-zero expression</w:t>
        </w:r>
      </w:ins>
      <w:r>
        <w:t xml:space="preserve"> in each </w:t>
      </w:r>
      <w:proofErr w:type="gramStart"/>
      <w:r>
        <w:t>cell</w:t>
      </w:r>
      <w:ins w:id="90" w:author="Hendricks, Audrey" w:date="2020-01-30T17:26:00Z">
        <w:r w:rsidR="00890996">
          <w:t>.</w:t>
        </w:r>
        <w:proofErr w:type="gramEnd"/>
        <w:r w:rsidR="00890996">
          <w:t xml:space="preserve"> This is used to identify cells with an abnormally low or high number of expressed genes. Low numbers may result from empty </w:t>
        </w:r>
        <w:commentRangeStart w:id="91"/>
        <w:r w:rsidR="00890996">
          <w:t xml:space="preserve">XXX </w:t>
        </w:r>
        <w:commentRangeEnd w:id="91"/>
        <w:r w:rsidR="00890996">
          <w:rPr>
            <w:rStyle w:val="CommentReference"/>
          </w:rPr>
          <w:commentReference w:id="91"/>
        </w:r>
        <w:r w:rsidR="00890996">
          <w:t xml:space="preserve">or </w:t>
        </w:r>
        <w:proofErr w:type="gramStart"/>
        <w:r w:rsidR="00890996">
          <w:t>broken-cells</w:t>
        </w:r>
        <w:proofErr w:type="gramEnd"/>
        <w:r w:rsidR="00890996">
          <w:t>, while high numbers may result from observations of more than one cell.</w:t>
        </w:r>
      </w:ins>
    </w:p>
    <w:p w14:paraId="02DF2D0B" w14:textId="24AB4BBA" w:rsidR="00B00B1D" w:rsidDel="00890996" w:rsidRDefault="007A0A24" w:rsidP="00E44D7F">
      <w:pPr>
        <w:pStyle w:val="Compact"/>
        <w:numPr>
          <w:ilvl w:val="0"/>
          <w:numId w:val="3"/>
        </w:numPr>
        <w:spacing w:line="480" w:lineRule="auto"/>
        <w:rPr>
          <w:del w:id="92" w:author="Hendricks, Audrey" w:date="2020-01-30T17:27:00Z"/>
        </w:rPr>
      </w:pPr>
      <m:oMath>
        <m:r>
          <w:rPr>
            <w:rFonts w:ascii="Cambria Math" w:hAnsi="Cambria Math"/>
          </w:rPr>
          <m:t>PerctMT</m:t>
        </m:r>
      </m:oMath>
      <w:r>
        <w:t xml:space="preserve"> </w:t>
      </w:r>
      <w:ins w:id="93" w:author="Hendricks, Audrey" w:date="2020-01-30T17:27:00Z">
        <w:r w:rsidR="00890996">
          <w:t xml:space="preserve">is </w:t>
        </w:r>
      </w:ins>
      <w:r>
        <w:t xml:space="preserve">the percentage of reads that map to the mitochondrial </w:t>
      </w:r>
      <w:proofErr w:type="gramStart"/>
      <w:r>
        <w:t>genome</w:t>
      </w:r>
      <w:ins w:id="94" w:author="Hendricks, Audrey" w:date="2020-01-30T17:27:00Z">
        <w:r w:rsidR="00890996">
          <w:t>.</w:t>
        </w:r>
        <w:proofErr w:type="gramEnd"/>
        <w:r w:rsidR="00890996">
          <w:t xml:space="preserve"> This is </w:t>
        </w:r>
      </w:ins>
    </w:p>
    <w:p w14:paraId="46CFB026" w14:textId="2FD00531" w:rsidR="00B00B1D" w:rsidRDefault="007A0A24">
      <w:pPr>
        <w:pStyle w:val="Compact"/>
        <w:numPr>
          <w:ilvl w:val="0"/>
          <w:numId w:val="3"/>
        </w:numPr>
        <w:spacing w:line="480" w:lineRule="auto"/>
        <w:pPrChange w:id="95" w:author="Hendricks, Audrey" w:date="2020-01-30T17:27:00Z">
          <w:pPr>
            <w:pStyle w:val="FirstParagraph"/>
            <w:spacing w:line="480" w:lineRule="auto"/>
          </w:pPr>
        </w:pPrChange>
      </w:pPr>
      <w:del w:id="96" w:author="Hendricks, Audrey" w:date="2020-01-30T17:26:00Z">
        <w:r w:rsidDel="00890996">
          <w:delText xml:space="preserve">Item (1) is used </w:delText>
        </w:r>
      </w:del>
      <w:del w:id="97" w:author="Hendricks, Audrey" w:date="2020-01-30T17:22:00Z">
        <w:r w:rsidDel="00890996">
          <w:delText>for</w:delText>
        </w:r>
      </w:del>
      <w:del w:id="98" w:author="Hendricks, Audrey" w:date="2020-01-30T17:26:00Z">
        <w:r w:rsidDel="00890996">
          <w:delText xml:space="preserve"> identify</w:delText>
        </w:r>
      </w:del>
      <w:del w:id="99" w:author="Hendricks, Audrey" w:date="2020-01-30T17:22:00Z">
        <w:r w:rsidDel="00890996">
          <w:delText>ing</w:delText>
        </w:r>
      </w:del>
      <w:del w:id="100" w:author="Hendricks, Audrey" w:date="2020-01-30T17:26:00Z">
        <w:r w:rsidDel="00890996">
          <w:delText xml:space="preserve"> empty or broken-cell </w:delText>
        </w:r>
      </w:del>
      <w:del w:id="101" w:author="Hendricks, Audrey" w:date="2020-01-30T17:23:00Z">
        <w:r w:rsidDel="00890996">
          <w:delText xml:space="preserve">measurements </w:delText>
        </w:r>
      </w:del>
      <w:del w:id="102" w:author="Hendricks, Audrey" w:date="2020-01-30T17:24:00Z">
        <w:r w:rsidDel="00890996">
          <w:delText>(indicated by</w:delText>
        </w:r>
      </w:del>
      <w:del w:id="103" w:author="Hendricks, Audrey" w:date="2020-01-30T17:23:00Z">
        <w:r w:rsidDel="00890996">
          <w:delText xml:space="preserve"> abnormally low gene detection numbers</w:delText>
        </w:r>
      </w:del>
      <w:del w:id="104" w:author="Hendricks, Audrey" w:date="2020-01-30T17:24:00Z">
        <w:r w:rsidDel="00890996">
          <w:delText xml:space="preserve">), </w:delText>
        </w:r>
      </w:del>
      <w:del w:id="105" w:author="Hendricks, Audrey" w:date="2020-01-30T17:25:00Z">
        <w:r w:rsidDel="00890996">
          <w:delText>or</w:delText>
        </w:r>
      </w:del>
      <w:del w:id="106" w:author="Hendricks, Audrey" w:date="2020-01-30T17:26:00Z">
        <w:r w:rsidDel="00890996">
          <w:delText xml:space="preserve"> duplicate/multiplicate cells measures</w:delText>
        </w:r>
      </w:del>
      <w:del w:id="107" w:author="Hendricks, Audrey" w:date="2020-01-30T17:25:00Z">
        <w:r w:rsidDel="00890996">
          <w:delText xml:space="preserve"> (indicated by abnormally high gene detection numbers)</w:delText>
        </w:r>
      </w:del>
      <w:del w:id="108" w:author="Hendricks, Audrey" w:date="2020-01-30T17:26:00Z">
        <w:r w:rsidDel="00890996">
          <w:delText xml:space="preserve">. </w:delText>
        </w:r>
      </w:del>
      <w:del w:id="109" w:author="Hendricks, Audrey" w:date="2020-01-30T17:27:00Z">
        <w:r w:rsidDel="00890996">
          <w:delText xml:space="preserve">Item (2) is </w:delText>
        </w:r>
      </w:del>
      <w:r>
        <w:t xml:space="preserve">used to identify dead and/or broken cells since dead or dying cells will retain RNAs in </w:t>
      </w:r>
      <w:proofErr w:type="gramStart"/>
      <w:r>
        <w:t>mitochondria, but</w:t>
      </w:r>
      <w:proofErr w:type="gramEnd"/>
      <w:r>
        <w:t xml:space="preserve"> lose cytoplasmic RNA [2].</w:t>
      </w:r>
    </w:p>
    <w:p w14:paraId="28A581A4" w14:textId="53B54808" w:rsidR="00B00B1D" w:rsidRDefault="007A0A24" w:rsidP="00E44D7F">
      <w:pPr>
        <w:pStyle w:val="BodyText"/>
        <w:spacing w:line="480" w:lineRule="auto"/>
      </w:pPr>
      <w:r>
        <w:lastRenderedPageBreak/>
        <w:t xml:space="preserve">The </w:t>
      </w:r>
      <w:del w:id="110" w:author="Hendricks, Audrey" w:date="2020-01-30T17:27:00Z">
        <w:r w:rsidDel="00EE7A1B">
          <w:delText>original (unfiltered)</w:delText>
        </w:r>
      </w:del>
      <w:ins w:id="111" w:author="Hendricks, Audrey" w:date="2020-01-30T17:29:00Z">
        <w:r w:rsidR="00EE7A1B">
          <w:t xml:space="preserve">pre-QC </w:t>
        </w:r>
      </w:ins>
      <w:del w:id="112" w:author="Hendricks, Audrey" w:date="2020-01-30T17:29:00Z">
        <w:r w:rsidDel="00EE7A1B">
          <w:delText xml:space="preserve"> </w:delText>
        </w:r>
      </w:del>
      <w:r>
        <w:t>d</w:t>
      </w:r>
      <w:ins w:id="113" w:author="Hendricks, Audrey" w:date="2020-01-30T17:27:00Z">
        <w:r w:rsidR="00EE7A1B">
          <w:t>i</w:t>
        </w:r>
      </w:ins>
      <w:del w:id="114" w:author="Hendricks, Audrey" w:date="2020-01-30T17:27:00Z">
        <w:r w:rsidDel="00EE7A1B">
          <w:delText>ri</w:delText>
        </w:r>
      </w:del>
      <w:r>
        <w:t>stribution of</w:t>
      </w:r>
      <w:del w:id="115" w:author="Hendricks, Audrey" w:date="2020-01-30T17:28:00Z">
        <w:r w:rsidDel="00EE7A1B">
          <w:delText xml:space="preserve"> t</w:delText>
        </w:r>
      </w:del>
      <w:del w:id="116" w:author="Hendricks, Audrey" w:date="2020-01-30T17:27:00Z">
        <w:r w:rsidDel="00EE7A1B">
          <w:delText>he</w:delText>
        </w:r>
      </w:del>
      <w:r>
        <w:t xml:space="preserve"> </w:t>
      </w:r>
      <m:oMath>
        <m:r>
          <w:rPr>
            <w:rFonts w:ascii="Cambria Math" w:hAnsi="Cambria Math"/>
          </w:rPr>
          <m:t>PerctMT</m:t>
        </m:r>
      </m:oMath>
      <w:r>
        <w:t xml:space="preserve"> </w:t>
      </w:r>
      <w:del w:id="117" w:author="Hendricks, Audrey" w:date="2020-01-30T17:28:00Z">
        <w:r w:rsidDel="00EE7A1B">
          <w:delText>variable across subjects</w:delText>
        </w:r>
      </w:del>
      <w:ins w:id="118" w:author="Hendricks, Audrey" w:date="2020-01-30T17:28:00Z">
        <w:r w:rsidR="00EE7A1B">
          <w:t>for each subject</w:t>
        </w:r>
      </w:ins>
      <w:r>
        <w:t xml:space="preserve"> is displayed in (Figure 1) below:</w:t>
      </w:r>
    </w:p>
    <w:p w14:paraId="706B4744" w14:textId="77777777" w:rsidR="00E44D7F" w:rsidRDefault="00E44D7F" w:rsidP="00E44D7F">
      <w:pPr>
        <w:pStyle w:val="BodyText"/>
        <w:spacing w:line="480" w:lineRule="auto"/>
      </w:pPr>
      <w:commentRangeStart w:id="119"/>
      <w:r>
        <w:rPr>
          <w:noProof/>
        </w:rPr>
        <w:drawing>
          <wp:inline distT="0" distB="0" distL="0" distR="0" wp14:anchorId="654B9CF7" wp14:editId="20D18CB8">
            <wp:extent cx="5943600"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27_09-27-03.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commentRangeEnd w:id="119"/>
      <w:r w:rsidR="00EE7A1B">
        <w:rPr>
          <w:rStyle w:val="CommentReference"/>
        </w:rPr>
        <w:commentReference w:id="119"/>
      </w:r>
    </w:p>
    <w:p w14:paraId="4A26C23C" w14:textId="11018693" w:rsidR="00EE7A1B" w:rsidRPr="00EE7A1B" w:rsidRDefault="00EE7A1B" w:rsidP="00E44D7F">
      <w:pPr>
        <w:pStyle w:val="BodyText"/>
        <w:spacing w:line="480" w:lineRule="auto"/>
        <w:rPr>
          <w:ins w:id="120" w:author="Hendricks, Audrey" w:date="2020-01-30T17:29:00Z"/>
        </w:rPr>
      </w:pPr>
      <w:commentRangeStart w:id="121"/>
      <w:ins w:id="122" w:author="Hendricks, Audrey" w:date="2020-01-30T17:29:00Z">
        <w:r>
          <w:rPr>
            <w:b/>
            <w:bCs/>
          </w:rPr>
          <w:t xml:space="preserve">Figure 1. </w:t>
        </w:r>
        <w:r>
          <w:t xml:space="preserve">Pre-QC distribution of </w:t>
        </w:r>
        <w:proofErr w:type="spellStart"/>
        <w:r>
          <w:rPr>
            <w:i/>
            <w:iCs/>
          </w:rPr>
          <w:t>PerctMT</w:t>
        </w:r>
      </w:ins>
      <w:proofErr w:type="spellEnd"/>
      <w:ins w:id="123" w:author="Hendricks, Audrey" w:date="2020-01-30T17:30:00Z">
        <w:r>
          <w:rPr>
            <w:b/>
            <w:bCs/>
            <w:i/>
            <w:iCs/>
          </w:rPr>
          <w:t xml:space="preserve"> </w:t>
        </w:r>
        <w:r>
          <w:t>per sample.</w:t>
        </w:r>
      </w:ins>
      <w:ins w:id="124" w:author="Hendricks, Audrey" w:date="2020-01-30T17:29:00Z">
        <w:r>
          <w:t xml:space="preserve"> </w:t>
        </w:r>
      </w:ins>
    </w:p>
    <w:p w14:paraId="5E9A01F9" w14:textId="659CC462" w:rsidR="00B00B1D" w:rsidRDefault="007A0A24" w:rsidP="00E44D7F">
      <w:pPr>
        <w:pStyle w:val="BodyText"/>
        <w:spacing w:line="480" w:lineRule="auto"/>
      </w:pPr>
      <w:r>
        <w:t xml:space="preserve">The QC measures employed by </w:t>
      </w:r>
      <w:proofErr w:type="spellStart"/>
      <w:r>
        <w:t>Arazi</w:t>
      </w:r>
      <w:proofErr w:type="spellEnd"/>
      <w:r>
        <w:t>, Rao, Berthier, et al. in [7] were:</w:t>
      </w:r>
    </w:p>
    <w:p w14:paraId="554A9A7A" w14:textId="77777777" w:rsidR="00B00B1D" w:rsidRDefault="007A0A24" w:rsidP="00E44D7F">
      <w:pPr>
        <w:pStyle w:val="Compact"/>
        <w:numPr>
          <w:ilvl w:val="0"/>
          <w:numId w:val="4"/>
        </w:numPr>
        <w:spacing w:line="480" w:lineRule="auto"/>
      </w:pPr>
      <m:oMath>
        <m:r>
          <w:rPr>
            <w:rFonts w:ascii="Cambria Math" w:hAnsi="Cambria Math"/>
          </w:rPr>
          <m:t>1,000&lt;nFeature&lt;5,000</m:t>
        </m:r>
      </m:oMath>
    </w:p>
    <w:p w14:paraId="2A151F2D" w14:textId="77777777" w:rsidR="00B00B1D" w:rsidRDefault="007A0A24" w:rsidP="00E44D7F">
      <w:pPr>
        <w:pStyle w:val="Compact"/>
        <w:numPr>
          <w:ilvl w:val="0"/>
          <w:numId w:val="4"/>
        </w:numPr>
        <w:spacing w:line="480" w:lineRule="auto"/>
      </w:pPr>
      <m:oMath>
        <m:r>
          <w:rPr>
            <w:rFonts w:ascii="Cambria Math" w:hAnsi="Cambria Math"/>
          </w:rPr>
          <m:t>PerctMT≤25%</m:t>
        </m:r>
        <w:commentRangeEnd w:id="121"/>
        <m:r>
          <m:rPr>
            <m:sty m:val="p"/>
          </m:rPr>
          <w:rPr>
            <w:rStyle w:val="CommentReference"/>
          </w:rPr>
          <w:commentReference w:id="121"/>
        </m:r>
      </m:oMath>
    </w:p>
    <w:p w14:paraId="0759C78F" w14:textId="77777777" w:rsidR="00B00B1D" w:rsidRDefault="007A0A24" w:rsidP="00E44D7F">
      <w:pPr>
        <w:pStyle w:val="FirstParagraph"/>
        <w:spacing w:line="480" w:lineRule="auto"/>
      </w:pPr>
      <w:commentRangeStart w:id="125"/>
      <w:r>
        <w:t xml:space="preserve">the resulting distribution of the </w:t>
      </w:r>
      <m:oMath>
        <m:r>
          <w:rPr>
            <w:rFonts w:ascii="Cambria Math" w:hAnsi="Cambria Math"/>
          </w:rPr>
          <m:t>PerctMT</m:t>
        </m:r>
      </m:oMath>
      <w:r>
        <w:t xml:space="preserve"> variable is displayed in (Figure 2):</w:t>
      </w:r>
      <w:commentRangeEnd w:id="125"/>
      <w:r w:rsidR="00EE7A1B">
        <w:rPr>
          <w:rStyle w:val="CommentReference"/>
        </w:rPr>
        <w:commentReference w:id="125"/>
      </w:r>
    </w:p>
    <w:p w14:paraId="1A4973FF" w14:textId="77777777" w:rsidR="00E44D7F" w:rsidRPr="00E44D7F" w:rsidRDefault="00E44D7F" w:rsidP="00E44D7F">
      <w:pPr>
        <w:pStyle w:val="BodyText"/>
      </w:pPr>
      <w:r>
        <w:rPr>
          <w:noProof/>
        </w:rPr>
        <w:lastRenderedPageBreak/>
        <w:drawing>
          <wp:inline distT="0" distB="0" distL="0" distR="0" wp14:anchorId="22103248" wp14:editId="6265B9EA">
            <wp:extent cx="5943600" cy="3509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27_09-28-3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0EF3B636" w14:textId="180AA13B" w:rsidR="00B00B1D" w:rsidRDefault="007A2291" w:rsidP="00E44D7F">
      <w:pPr>
        <w:pStyle w:val="BodyText"/>
        <w:spacing w:line="480" w:lineRule="auto"/>
      </w:pPr>
      <w:ins w:id="126" w:author="Hendricks, Audrey" w:date="2020-01-30T17:32:00Z">
        <w:r>
          <w:t xml:space="preserve">As XX% of cells were removed with the </w:t>
        </w:r>
        <w:r w:rsidR="00786F8A">
          <w:t xml:space="preserve">filters chosen by </w:t>
        </w:r>
        <w:proofErr w:type="spellStart"/>
        <w:r w:rsidR="00786F8A">
          <w:t>Arazi</w:t>
        </w:r>
        <w:proofErr w:type="spellEnd"/>
        <w:r w:rsidR="00786F8A">
          <w:t xml:space="preserve"> et al, w</w:t>
        </w:r>
      </w:ins>
      <w:ins w:id="127" w:author="Hendricks, Audrey" w:date="2020-01-30T17:30:00Z">
        <w:r w:rsidR="00EE7A1B">
          <w:t xml:space="preserve">e chose </w:t>
        </w:r>
      </w:ins>
      <w:ins w:id="128" w:author="Hendricks, Audrey" w:date="2020-01-30T17:31:00Z">
        <w:r w:rsidR="00EE7A1B">
          <w:t xml:space="preserve">a more lenient threshold removing observations with </w:t>
        </w:r>
      </w:ins>
      <w:del w:id="129" w:author="Hendricks, Audrey" w:date="2020-01-30T17:31:00Z">
        <w:r w:rsidR="007A0A24" w:rsidDel="00EE7A1B">
          <w:delText xml:space="preserve">a decision to increase the </w:delText>
        </w:r>
      </w:del>
      <m:oMath>
        <m:r>
          <w:rPr>
            <w:rFonts w:ascii="Cambria Math" w:hAnsi="Cambria Math"/>
          </w:rPr>
          <m:t>PerctMT</m:t>
        </m:r>
      </m:oMath>
      <w:r w:rsidR="007A0A24">
        <w:t xml:space="preserve"> </w:t>
      </w:r>
      <w:del w:id="130" w:author="Hendricks, Audrey" w:date="2020-01-30T17:32:00Z">
        <w:r w:rsidR="007A0A24" w:rsidDel="007A2291">
          <w:delText>threshold to</w:delText>
        </w:r>
      </w:del>
      <w:ins w:id="131" w:author="Hendricks, Audrey" w:date="2020-01-30T17:32:00Z">
        <w:r>
          <w:t>≤</w:t>
        </w:r>
      </w:ins>
      <w:r w:rsidR="007A0A24">
        <w:t xml:space="preserve"> 60% </w:t>
      </w:r>
      <w:del w:id="132" w:author="Hendricks, Audrey" w:date="2020-01-30T17:32:00Z">
        <w:r w:rsidR="007A0A24" w:rsidDel="007A2291">
          <w:delText>was made to preserve the inherent distribution structure of data content where quality control restrictions could be met</w:delText>
        </w:r>
      </w:del>
      <w:ins w:id="133" w:author="Hendricks, Audrey" w:date="2020-01-30T17:32:00Z">
        <w:r>
          <w:t>to keep more cells</w:t>
        </w:r>
      </w:ins>
      <w:r w:rsidR="007A0A24">
        <w:t xml:space="preserve">. The additional </w:t>
      </w:r>
      <w:proofErr w:type="spellStart"/>
      <w:r w:rsidR="007A0A24">
        <w:t>subsetting</w:t>
      </w:r>
      <w:proofErr w:type="spellEnd"/>
      <w:r w:rsidR="007A0A24">
        <w:t xml:space="preserve"> measure of restricting the data to only B-cells was made in an effort to regularize (homogenize feature expression) the data sample. The resulting distribution of </w:t>
      </w:r>
      <m:oMath>
        <m:r>
          <w:rPr>
            <w:rFonts w:ascii="Cambria Math" w:hAnsi="Cambria Math"/>
          </w:rPr>
          <m:t>PerctMT</m:t>
        </m:r>
      </m:oMath>
      <w:r w:rsidR="007A0A24">
        <w:t xml:space="preserve"> is displayed in (Figure </w:t>
      </w:r>
      <w:r w:rsidR="00E44D7F">
        <w:t>3</w:t>
      </w:r>
      <w:r w:rsidR="007A0A24">
        <w:t>) after filtering.</w:t>
      </w:r>
    </w:p>
    <w:p w14:paraId="36A1EE6A" w14:textId="77777777" w:rsidR="00E44D7F" w:rsidRDefault="00E44D7F" w:rsidP="00E44D7F">
      <w:pPr>
        <w:pStyle w:val="BodyText"/>
        <w:spacing w:line="480" w:lineRule="auto"/>
      </w:pPr>
      <w:r>
        <w:rPr>
          <w:noProof/>
        </w:rPr>
        <w:lastRenderedPageBreak/>
        <w:drawing>
          <wp:inline distT="0" distB="0" distL="0" distR="0" wp14:anchorId="739A23F7" wp14:editId="7B62B263">
            <wp:extent cx="5943600" cy="342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27_09-29-36.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7D442634" w14:textId="01FE889B" w:rsidR="00B00B1D" w:rsidRDefault="007A0A24" w:rsidP="00E44D7F">
      <w:pPr>
        <w:pStyle w:val="BodyText"/>
        <w:spacing w:line="480" w:lineRule="auto"/>
      </w:pPr>
      <w:r>
        <w:t xml:space="preserve">The distribution of observations </w:t>
      </w:r>
      <w:del w:id="134" w:author="Hendricks, Audrey" w:date="2020-01-30T17:33:00Z">
        <w:r w:rsidDel="00061CD7">
          <w:delText xml:space="preserve">across </w:delText>
        </w:r>
      </w:del>
      <w:ins w:id="135" w:author="Hendricks, Audrey" w:date="2020-01-30T17:33:00Z">
        <w:r w:rsidR="00061CD7">
          <w:t xml:space="preserve">for each </w:t>
        </w:r>
      </w:ins>
      <w:r>
        <w:t>subject</w:t>
      </w:r>
      <w:del w:id="136" w:author="Hendricks, Audrey" w:date="2020-01-30T17:33:00Z">
        <w:r w:rsidDel="00061CD7">
          <w:delText>s</w:delText>
        </w:r>
      </w:del>
      <w:r>
        <w:t xml:space="preserve"> </w:t>
      </w:r>
      <w:commentRangeStart w:id="137"/>
      <w:ins w:id="138" w:author="Hendricks, Audrey" w:date="2020-01-30T17:33:00Z">
        <w:r w:rsidR="00061CD7">
          <w:t xml:space="preserve">before and </w:t>
        </w:r>
      </w:ins>
      <w:r>
        <w:t xml:space="preserve">after </w:t>
      </w:r>
      <w:commentRangeEnd w:id="137"/>
      <w:r w:rsidR="00061CD7">
        <w:rPr>
          <w:rStyle w:val="CommentReference"/>
        </w:rPr>
        <w:commentReference w:id="137"/>
      </w:r>
      <w:r>
        <w:t>the quality control thresholds are imposed is also show numerically in Table 1:</w:t>
      </w:r>
    </w:p>
    <w:p w14:paraId="3A7AA6F5" w14:textId="77777777" w:rsidR="00E44D7F" w:rsidRDefault="00E44D7F" w:rsidP="00E44D7F">
      <w:pPr>
        <w:pStyle w:val="BodyText"/>
        <w:spacing w:line="480" w:lineRule="auto"/>
      </w:pPr>
      <w:r>
        <w:rPr>
          <w:noProof/>
        </w:rPr>
        <w:drawing>
          <wp:inline distT="0" distB="0" distL="0" distR="0" wp14:anchorId="14628351" wp14:editId="22547DF0">
            <wp:extent cx="5943600" cy="281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27_09-30-06.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0E63C778" w14:textId="77777777" w:rsidR="00B00B1D" w:rsidRDefault="007A0A24" w:rsidP="00E44D7F">
      <w:pPr>
        <w:pStyle w:val="BodyText"/>
        <w:spacing w:line="480" w:lineRule="auto"/>
      </w:pPr>
      <w:commentRangeStart w:id="139"/>
      <w:r>
        <w:t xml:space="preserve">We note that the quality control process is an active population restriction, </w:t>
      </w:r>
      <w:commentRangeEnd w:id="139"/>
      <w:r w:rsidR="00061CD7">
        <w:rPr>
          <w:rStyle w:val="CommentReference"/>
        </w:rPr>
        <w:commentReference w:id="139"/>
      </w:r>
      <w:r>
        <w:t>and the data being eliminated does not constitute “</w:t>
      </w:r>
      <w:commentRangeStart w:id="140"/>
      <w:r>
        <w:t xml:space="preserve">missing data” under the assumption that these values </w:t>
      </w:r>
      <w:r>
        <w:lastRenderedPageBreak/>
        <w:t xml:space="preserve">poorly represented the population of interest due to </w:t>
      </w:r>
      <w:proofErr w:type="spellStart"/>
      <w:r>
        <w:t>innacurate</w:t>
      </w:r>
      <w:proofErr w:type="spellEnd"/>
      <w:r>
        <w:t xml:space="preserve"> measurement. </w:t>
      </w:r>
      <w:commentRangeEnd w:id="140"/>
      <w:r w:rsidR="00061CD7">
        <w:rPr>
          <w:rStyle w:val="CommentReference"/>
        </w:rPr>
        <w:commentReference w:id="140"/>
      </w:r>
      <w:r>
        <w:t xml:space="preserve">As a result, subjects which lack observations satisfying QC measures can be interpreted as non-informative as opposed </w:t>
      </w:r>
      <w:commentRangeStart w:id="141"/>
      <w:proofErr w:type="gramStart"/>
      <w:r>
        <w:t>to  or</w:t>
      </w:r>
      <w:proofErr w:type="gramEnd"/>
      <w:r>
        <w:t xml:space="preserve">  </w:t>
      </w:r>
      <w:commentRangeEnd w:id="141"/>
      <w:r w:rsidR="00061CD7">
        <w:rPr>
          <w:rStyle w:val="CommentReference"/>
        </w:rPr>
        <w:commentReference w:id="141"/>
      </w:r>
      <w:r>
        <w:t xml:space="preserve">events. </w:t>
      </w:r>
      <w:commentRangeStart w:id="142"/>
      <w:r>
        <w:t>This realization will allow us to reduce the data set distribution to informative subjects, for which the observational distribution is displayed in Table 2:</w:t>
      </w:r>
      <w:commentRangeEnd w:id="142"/>
      <w:r w:rsidR="00061CD7">
        <w:rPr>
          <w:rStyle w:val="CommentReference"/>
        </w:rPr>
        <w:commentReference w:id="142"/>
      </w:r>
    </w:p>
    <w:p w14:paraId="24E7FE7E" w14:textId="77777777" w:rsidR="00E44D7F" w:rsidRDefault="00E44D7F" w:rsidP="00E44D7F">
      <w:pPr>
        <w:pStyle w:val="BodyText"/>
        <w:spacing w:line="480" w:lineRule="auto"/>
      </w:pPr>
      <w:r>
        <w:rPr>
          <w:noProof/>
        </w:rPr>
        <w:drawing>
          <wp:inline distT="0" distB="0" distL="0" distR="0" wp14:anchorId="1E702CEB" wp14:editId="5077E6D9">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27_09-30-50.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731AEE94" w14:textId="5CF4510B" w:rsidR="00B00B1D" w:rsidRDefault="007A0A24" w:rsidP="00E44D7F">
      <w:pPr>
        <w:pStyle w:val="BodyText"/>
        <w:spacing w:line="480" w:lineRule="auto"/>
      </w:pPr>
      <w:r>
        <w:t xml:space="preserve">Table 3 displays the </w:t>
      </w:r>
      <w:del w:id="143" w:author="Hendricks, Audrey" w:date="2020-01-30T17:35:00Z">
        <w:r w:rsidDel="00061CD7">
          <w:delText>minimum, median, mean, maximum, 1st and 3rd quartiles for the</w:delText>
        </w:r>
      </w:del>
      <w:ins w:id="144" w:author="Hendricks, Audrey" w:date="2020-01-30T17:35:00Z">
        <w:r w:rsidR="00061CD7">
          <w:t>descriptive statistics for the</w:t>
        </w:r>
      </w:ins>
      <w:r>
        <w:t xml:space="preserve"> number of (non-zero) </w:t>
      </w:r>
      <w:commentRangeStart w:id="145"/>
      <w:r>
        <w:t>observations</w:t>
      </w:r>
      <w:commentRangeEnd w:id="145"/>
      <w:r w:rsidR="00061CD7">
        <w:rPr>
          <w:rStyle w:val="CommentReference"/>
        </w:rPr>
        <w:commentReference w:id="145"/>
      </w:r>
      <w:r>
        <w:t xml:space="preserve"> per subject:</w:t>
      </w:r>
    </w:p>
    <w:p w14:paraId="6B3F968E" w14:textId="77777777" w:rsidR="00E44D7F" w:rsidRDefault="00E44D7F" w:rsidP="00E44D7F">
      <w:pPr>
        <w:pStyle w:val="BodyText"/>
        <w:spacing w:line="480" w:lineRule="auto"/>
        <w:jc w:val="center"/>
      </w:pPr>
      <w:r>
        <w:rPr>
          <w:noProof/>
        </w:rPr>
        <w:drawing>
          <wp:inline distT="0" distB="0" distL="0" distR="0" wp14:anchorId="22DFE482" wp14:editId="024E0242">
            <wp:extent cx="3657600" cy="1085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27_09-31-12.jpeg"/>
                    <pic:cNvPicPr/>
                  </pic:nvPicPr>
                  <pic:blipFill>
                    <a:blip r:embed="rId16">
                      <a:extLst>
                        <a:ext uri="{28A0092B-C50C-407E-A947-70E740481C1C}">
                          <a14:useLocalDpi xmlns:a14="http://schemas.microsoft.com/office/drawing/2010/main" val="0"/>
                        </a:ext>
                      </a:extLst>
                    </a:blip>
                    <a:stretch>
                      <a:fillRect/>
                    </a:stretch>
                  </pic:blipFill>
                  <pic:spPr>
                    <a:xfrm>
                      <a:off x="0" y="0"/>
                      <a:ext cx="3657600" cy="1085166"/>
                    </a:xfrm>
                    <a:prstGeom prst="rect">
                      <a:avLst/>
                    </a:prstGeom>
                  </pic:spPr>
                </pic:pic>
              </a:graphicData>
            </a:graphic>
          </wp:inline>
        </w:drawing>
      </w:r>
    </w:p>
    <w:p w14:paraId="017FA9EB" w14:textId="77777777" w:rsidR="00B00B1D" w:rsidRDefault="007A0A24" w:rsidP="00E44D7F">
      <w:pPr>
        <w:pStyle w:val="Heading2"/>
        <w:spacing w:line="480" w:lineRule="auto"/>
      </w:pPr>
      <w:bookmarkStart w:id="146" w:name="variable-selection-and-summaries"/>
      <w:r>
        <w:t>Variable Selection and Summaries</w:t>
      </w:r>
      <w:bookmarkEnd w:id="146"/>
    </w:p>
    <w:p w14:paraId="19A6583E" w14:textId="3D70CE3E" w:rsidR="00B00B1D" w:rsidRDefault="007A0A24" w:rsidP="00E44D7F">
      <w:pPr>
        <w:pStyle w:val="FirstParagraph"/>
        <w:spacing w:line="480" w:lineRule="auto"/>
      </w:pPr>
      <w:del w:id="147" w:author="Hendricks, Audrey" w:date="2020-01-30T17:35:00Z">
        <w:r w:rsidDel="004E2751">
          <w:delText xml:space="preserve">In order to simplify analysis and make more significant insights into model comparisons, </w:delText>
        </w:r>
      </w:del>
      <w:ins w:id="148" w:author="Hendricks, Audrey" w:date="2020-01-30T17:35:00Z">
        <w:r w:rsidR="004E2751">
          <w:t>W</w:t>
        </w:r>
      </w:ins>
      <w:del w:id="149" w:author="Hendricks, Audrey" w:date="2020-01-30T17:35:00Z">
        <w:r w:rsidDel="004E2751">
          <w:delText>w</w:delText>
        </w:r>
      </w:del>
      <w:r>
        <w:t xml:space="preserve">e chose two pairs of variables from the 38,354 genetic markers in the Lupus Data to </w:t>
      </w:r>
      <w:del w:id="150" w:author="Hendricks, Audrey" w:date="2020-01-30T17:36:00Z">
        <w:r w:rsidDel="004E2751">
          <w:delText>model in a predictor-response relationship</w:delText>
        </w:r>
      </w:del>
      <w:ins w:id="151" w:author="Hendricks, Audrey" w:date="2020-01-30T17:36:00Z">
        <w:r w:rsidR="004E2751">
          <w:t>compare across the three methods</w:t>
        </w:r>
      </w:ins>
      <w:r>
        <w:t xml:space="preserve">. The variables we chose </w:t>
      </w:r>
      <w:del w:id="152" w:author="Hendricks, Audrey" w:date="2020-01-30T17:36:00Z">
        <w:r w:rsidDel="004E2751">
          <w:delText xml:space="preserve">indicated </w:delText>
        </w:r>
      </w:del>
      <w:ins w:id="153" w:author="Hendricks, Audrey" w:date="2020-01-30T17:36:00Z">
        <w:r w:rsidR="004E2751">
          <w:t xml:space="preserve">have </w:t>
        </w:r>
      </w:ins>
      <w:r>
        <w:t xml:space="preserve">higher values of </w:t>
      </w:r>
      <w:commentRangeStart w:id="154"/>
      <w:r>
        <w:t>correlation than arbitrary variable pairings</w:t>
      </w:r>
      <w:commentRangeEnd w:id="154"/>
      <w:r w:rsidR="004E2751">
        <w:rPr>
          <w:rStyle w:val="CommentReference"/>
        </w:rPr>
        <w:commentReference w:id="154"/>
      </w:r>
      <w:r>
        <w:t>, and are associated with</w:t>
      </w:r>
      <w:commentRangeStart w:id="155"/>
      <w:r>
        <w:t xml:space="preserve"> conditions of interest </w:t>
      </w:r>
      <w:r>
        <w:lastRenderedPageBreak/>
        <w:t xml:space="preserve">(e.g. cancer treatment research in the case of MALAT1 [11], or observed limb malformations in the case of FBLN1 </w:t>
      </w:r>
      <w:commentRangeEnd w:id="155"/>
      <w:r w:rsidR="004E2751">
        <w:rPr>
          <w:rStyle w:val="CommentReference"/>
        </w:rPr>
        <w:commentReference w:id="155"/>
      </w:r>
      <w:r>
        <w:t xml:space="preserve">[12]). An attempt was also made to assign predictor-pairings of interest. The CD19 marker (paired with MALAT1) is a transmembrane protein, encoded by the CD19 gene. Since the </w:t>
      </w:r>
      <w:proofErr w:type="spellStart"/>
      <w:r>
        <w:t>FlowJo</w:t>
      </w:r>
      <w:proofErr w:type="spellEnd"/>
      <w:r>
        <w:t xml:space="preserve"> cytometry measurements contain CD19 protein readings, the relationship between the “CD19 quantification” used as a predictor </w:t>
      </w:r>
      <w:proofErr w:type="spellStart"/>
      <w:r>
        <w:t>predictor</w:t>
      </w:r>
      <w:proofErr w:type="spellEnd"/>
      <w:r>
        <w:t xml:space="preserve"> and the outcome of interest can be modeled using proteomic or transcriptomics data. CD34, the predictor which we link with FBLN1 is also a transmembrane protein encoded by a gene, and similarly interesting.</w:t>
      </w:r>
    </w:p>
    <w:p w14:paraId="1D93FB06" w14:textId="77777777" w:rsidR="00B00B1D" w:rsidRDefault="007A0A24" w:rsidP="00E44D7F">
      <w:pPr>
        <w:pStyle w:val="BodyText"/>
        <w:spacing w:line="480" w:lineRule="auto"/>
      </w:pPr>
      <w:r>
        <w:t>Without undergoing the process of expression normalization, single-cell RNA sequencing data is represented as non-negative integer count data. Higher counts correspond to higher detection frequencies and (without compensating for expected expression frequency) these detection frequencies can be interpreted as a quantification of the magnitude of expression for a transcriptomic marker.</w:t>
      </w:r>
    </w:p>
    <w:p w14:paraId="5111D282" w14:textId="77777777" w:rsidR="00E44D7F" w:rsidRDefault="007A0A24" w:rsidP="00E44D7F">
      <w:pPr>
        <w:pStyle w:val="BodyText"/>
        <w:spacing w:line="480" w:lineRule="auto"/>
      </w:pPr>
      <w:r>
        <w:t>The variables that we study here are summarized in Table (4) - (8). Each describes selected variable summary statistics (minimum, maximum, average, and median) for the subset samples specific to the subject identifiers used in Table (2).</w:t>
      </w:r>
    </w:p>
    <w:p w14:paraId="33C5A5B3" w14:textId="77777777" w:rsidR="00E44D7F" w:rsidRDefault="00E44D7F" w:rsidP="00E44D7F">
      <w:pPr>
        <w:pStyle w:val="BodyText"/>
      </w:pPr>
      <w:r>
        <w:br w:type="page"/>
      </w:r>
    </w:p>
    <w:p w14:paraId="4072855D" w14:textId="77777777" w:rsidR="00E44D7F" w:rsidRDefault="00E44D7F" w:rsidP="00E44D7F">
      <w:pPr>
        <w:jc w:val="center"/>
      </w:pPr>
      <w:commentRangeStart w:id="156"/>
      <w:r>
        <w:rPr>
          <w:noProof/>
        </w:rPr>
        <w:lastRenderedPageBreak/>
        <w:drawing>
          <wp:inline distT="0" distB="0" distL="0" distR="0" wp14:anchorId="05B945D8" wp14:editId="2FB914DD">
            <wp:extent cx="50482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27_09-32-47.jpeg"/>
                    <pic:cNvPicPr/>
                  </pic:nvPicPr>
                  <pic:blipFill>
                    <a:blip r:embed="rId17">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commentRangeEnd w:id="156"/>
      <w:r w:rsidR="00263899">
        <w:rPr>
          <w:rStyle w:val="CommentReference"/>
        </w:rPr>
        <w:commentReference w:id="156"/>
      </w:r>
    </w:p>
    <w:p w14:paraId="0473299D" w14:textId="77777777" w:rsidR="00E44D7F" w:rsidRDefault="00E44D7F" w:rsidP="00E44D7F">
      <w:pPr>
        <w:jc w:val="center"/>
      </w:pPr>
      <w:r>
        <w:rPr>
          <w:noProof/>
        </w:rPr>
        <w:lastRenderedPageBreak/>
        <w:drawing>
          <wp:inline distT="0" distB="0" distL="0" distR="0" wp14:anchorId="6A621EE4" wp14:editId="5147FFC2">
            <wp:extent cx="47612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1-27_09-33-25.jpeg"/>
                    <pic:cNvPicPr/>
                  </pic:nvPicPr>
                  <pic:blipFill>
                    <a:blip r:embed="rId18">
                      <a:extLst>
                        <a:ext uri="{28A0092B-C50C-407E-A947-70E740481C1C}">
                          <a14:useLocalDpi xmlns:a14="http://schemas.microsoft.com/office/drawing/2010/main" val="0"/>
                        </a:ext>
                      </a:extLst>
                    </a:blip>
                    <a:stretch>
                      <a:fillRect/>
                    </a:stretch>
                  </pic:blipFill>
                  <pic:spPr>
                    <a:xfrm>
                      <a:off x="0" y="0"/>
                      <a:ext cx="4761230" cy="8229600"/>
                    </a:xfrm>
                    <a:prstGeom prst="rect">
                      <a:avLst/>
                    </a:prstGeom>
                  </pic:spPr>
                </pic:pic>
              </a:graphicData>
            </a:graphic>
          </wp:inline>
        </w:drawing>
      </w:r>
    </w:p>
    <w:p w14:paraId="511023EE" w14:textId="77777777" w:rsidR="00E44D7F" w:rsidRDefault="00E44D7F" w:rsidP="00E44D7F">
      <w:pPr>
        <w:jc w:val="center"/>
      </w:pPr>
      <w:r>
        <w:rPr>
          <w:noProof/>
        </w:rPr>
        <w:lastRenderedPageBreak/>
        <w:drawing>
          <wp:inline distT="0" distB="0" distL="0" distR="0" wp14:anchorId="522B9F6D" wp14:editId="6E8FEC4A">
            <wp:extent cx="453136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27_09-34-00.jpeg"/>
                    <pic:cNvPicPr/>
                  </pic:nvPicPr>
                  <pic:blipFill>
                    <a:blip r:embed="rId19">
                      <a:extLst>
                        <a:ext uri="{28A0092B-C50C-407E-A947-70E740481C1C}">
                          <a14:useLocalDpi xmlns:a14="http://schemas.microsoft.com/office/drawing/2010/main" val="0"/>
                        </a:ext>
                      </a:extLst>
                    </a:blip>
                    <a:stretch>
                      <a:fillRect/>
                    </a:stretch>
                  </pic:blipFill>
                  <pic:spPr>
                    <a:xfrm>
                      <a:off x="0" y="0"/>
                      <a:ext cx="4531360" cy="8229600"/>
                    </a:xfrm>
                    <a:prstGeom prst="rect">
                      <a:avLst/>
                    </a:prstGeom>
                  </pic:spPr>
                </pic:pic>
              </a:graphicData>
            </a:graphic>
          </wp:inline>
        </w:drawing>
      </w:r>
      <w:r>
        <w:br w:type="page"/>
      </w:r>
    </w:p>
    <w:p w14:paraId="733F4EA1" w14:textId="77777777" w:rsidR="00B00B1D" w:rsidRDefault="00B00B1D" w:rsidP="00E44D7F">
      <w:pPr>
        <w:pStyle w:val="BodyText"/>
        <w:spacing w:line="480" w:lineRule="auto"/>
      </w:pPr>
    </w:p>
    <w:p w14:paraId="5EB86947" w14:textId="77777777" w:rsidR="00B00B1D" w:rsidRDefault="007A0A24" w:rsidP="00E44D7F">
      <w:pPr>
        <w:pStyle w:val="BodyText"/>
        <w:spacing w:line="480" w:lineRule="auto"/>
      </w:pPr>
      <w:r>
        <w:t xml:space="preserve">Measurements of </w:t>
      </w:r>
      <w:proofErr w:type="spellStart"/>
      <w:r>
        <w:t>scRNA</w:t>
      </w:r>
      <w:proofErr w:type="spellEnd"/>
      <w:r>
        <w:t xml:space="preserve">-seq data can be highly specific to very precise transcriptomic targets (expression profiles can be limited to very small transcriptome scope), so while the agglomerated scope of gene expression across a sample is the same as a traditional bulk experiment, individual observations have a biologically inflated zero-component. There are </w:t>
      </w:r>
      <w:proofErr w:type="gramStart"/>
      <w:r>
        <w:t>also  zero</w:t>
      </w:r>
      <w:proofErr w:type="gramEnd"/>
      <w:r>
        <w:t>-inflation components that are associated with protocol variations, and measurement error.</w:t>
      </w:r>
    </w:p>
    <w:p w14:paraId="63ABAD1F" w14:textId="77777777" w:rsidR="00B00B1D" w:rsidRDefault="007A0A24" w:rsidP="00E44D7F">
      <w:pPr>
        <w:pStyle w:val="BodyText"/>
        <w:spacing w:line="480" w:lineRule="auto"/>
      </w:pPr>
      <w:r>
        <w:t xml:space="preserve">This is evident in the case of the FBLN1 ~ CD34 pairing, where we see that expression values for several </w:t>
      </w:r>
      <w:proofErr w:type="gramStart"/>
      <w:r>
        <w:t>subjects</w:t>
      </w:r>
      <w:proofErr w:type="gramEnd"/>
      <w:r>
        <w:t xml:space="preserve"> exhibit:</w:t>
      </w:r>
    </w:p>
    <w:p w14:paraId="4C1D606B" w14:textId="77777777" w:rsidR="00B00B1D" w:rsidRDefault="001242B6" w:rsidP="00E44D7F">
      <w:pPr>
        <w:pStyle w:val="BodyText"/>
        <w:spacing w:line="480" w:lineRule="auto"/>
      </w:pPr>
      <m:oMathPara>
        <m:oMathParaPr>
          <m:jc m:val="center"/>
        </m:oMathParaPr>
        <m:oMath>
          <m:limLow>
            <m:limLowPr>
              <m:ctrlPr>
                <w:ins w:id="157"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(FBLN</m:t>
          </m:r>
          <m:sSub>
            <m:sSubPr>
              <m:ctrlPr>
                <w:ins w:id="158"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limLow>
            <m:limLowPr>
              <m:ctrlPr>
                <w:ins w:id="159"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(CD</m:t>
          </m:r>
          <m:sSub>
            <m:sSubPr>
              <m:ctrlPr>
                <w:ins w:id="160"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m:t>
          </m:r>
          <m:limLow>
            <m:limLowPr>
              <m:ctrlPr>
                <w:ins w:id="161"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(CD</m:t>
          </m:r>
          <m:sSub>
            <m:sSubPr>
              <m:ctrlPr>
                <w:ins w:id="162"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m:t>
          </m:r>
          <m:limLow>
            <m:limLowPr>
              <m:ctrlPr>
                <w:ins w:id="163"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(FBLN</m:t>
          </m:r>
          <m:sSub>
            <m:sSubPr>
              <m:ctrlPr>
                <w:ins w:id="164"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oMath>
      </m:oMathPara>
    </w:p>
    <w:p w14:paraId="1E08C0C4" w14:textId="77777777" w:rsidR="00B00B1D" w:rsidRDefault="007A0A24" w:rsidP="00E44D7F">
      <w:pPr>
        <w:pStyle w:val="FirstParagraph"/>
        <w:spacing w:line="480" w:lineRule="auto"/>
      </w:pPr>
      <w:r>
        <w:t>where</w:t>
      </w:r>
    </w:p>
    <w:p w14:paraId="50D7D527" w14:textId="77777777" w:rsidR="00B00B1D" w:rsidRDefault="007A0A24" w:rsidP="00E44D7F">
      <w:pPr>
        <w:pStyle w:val="BodyText"/>
        <w:spacing w:line="480" w:lineRule="auto"/>
      </w:pPr>
      <m:oMathPara>
        <m:oMathParaPr>
          <m:jc m:val="center"/>
        </m:oMathParaPr>
        <m:oMath>
          <m:r>
            <w:rPr>
              <w:rFonts w:ascii="Cambria Math" w:hAnsi="Cambria Math"/>
            </w:rPr>
            <m:t>i∈</m:t>
          </m:r>
          <m:d>
            <m:dPr>
              <m:begChr m:val="{"/>
              <m:endChr m:val="}"/>
              <m:ctrlPr>
                <w:ins w:id="165" w:author="Hendricks, Audrey" w:date="2020-01-30T16:40:00Z">
                  <w:rPr>
                    <w:rFonts w:ascii="Cambria Math" w:hAnsi="Cambria Math"/>
                  </w:rPr>
                </w:ins>
              </m:ctrlPr>
            </m:dPr>
            <m:e>
              <m:r>
                <w:rPr>
                  <w:rFonts w:ascii="Cambria Math" w:hAnsi="Cambria Math"/>
                </w:rPr>
                <m:t>5,6,7,…,26</m:t>
              </m:r>
            </m:e>
          </m:d>
        </m:oMath>
      </m:oMathPara>
    </w:p>
    <w:p w14:paraId="03190A9E"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166" w:author="Hendricks, Audrey" w:date="2020-01-30T16:40:00Z">
                  <w:rPr>
                    <w:rFonts w:ascii="Cambria Math" w:hAnsi="Cambria Math"/>
                  </w:rPr>
                </w:ins>
              </m:ctrlPr>
            </m:dPr>
            <m:e>
              <m:r>
                <w:rPr>
                  <w:rFonts w:ascii="Cambria Math" w:hAnsi="Cambria Math"/>
                </w:rPr>
                <m:t>1,…,</m:t>
              </m:r>
              <m:sSub>
                <m:sSubPr>
                  <m:ctrlPr>
                    <w:ins w:id="167"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72B913E1" w14:textId="77777777" w:rsidR="00B00B1D" w:rsidRDefault="007A0A24" w:rsidP="00E44D7F">
      <w:pPr>
        <w:pStyle w:val="FirstParagraph"/>
        <w:spacing w:line="480" w:lineRule="auto"/>
      </w:pPr>
      <w:r>
        <w:t>Which implies that:</w:t>
      </w:r>
    </w:p>
    <w:p w14:paraId="413C9FB1" w14:textId="77777777" w:rsidR="00B00B1D" w:rsidRDefault="007A0A24" w:rsidP="00E44D7F">
      <w:pPr>
        <w:pStyle w:val="BodyText"/>
        <w:spacing w:line="480" w:lineRule="auto"/>
      </w:pPr>
      <m:oMathPara>
        <m:oMathParaPr>
          <m:jc m:val="center"/>
        </m:oMathParaPr>
        <m:oMath>
          <m:r>
            <w:rPr>
              <w:rFonts w:ascii="Cambria Math" w:hAnsi="Cambria Math"/>
            </w:rPr>
            <m:t>(FBLN</m:t>
          </m:r>
          <m:sSub>
            <m:sSubPr>
              <m:ctrlPr>
                <w:ins w:id="168"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)=(CD</m:t>
          </m:r>
          <m:sSub>
            <m:sSubPr>
              <m:ctrlPr>
                <w:ins w:id="169"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)=0=(CD</m:t>
          </m:r>
          <m:sSub>
            <m:sSubPr>
              <m:ctrlPr>
                <w:ins w:id="170"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)=(FBLN</m:t>
          </m:r>
          <m:sSub>
            <m:sSubPr>
              <m:ctrlPr>
                <w:ins w:id="171"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) ∀i,j</m:t>
          </m:r>
        </m:oMath>
      </m:oMathPara>
    </w:p>
    <w:p w14:paraId="4DC72AEF" w14:textId="77777777" w:rsidR="00B00B1D" w:rsidRDefault="007A0A24" w:rsidP="00E44D7F">
      <w:pPr>
        <w:pStyle w:val="FirstParagraph"/>
        <w:spacing w:line="480" w:lineRule="auto"/>
      </w:pPr>
      <w:r>
        <w:t>We expect the additional presence of zeros to be attributable to both biological and technical sources. Together, these factors contribute to heavily right-skewed variable distributions (Figure 4)</w:t>
      </w:r>
    </w:p>
    <w:p w14:paraId="6CC6E04C" w14:textId="77777777" w:rsidR="00E44D7F" w:rsidRPr="00E44D7F" w:rsidRDefault="00E44D7F" w:rsidP="00E44D7F">
      <w:pPr>
        <w:pStyle w:val="BodyText"/>
      </w:pPr>
      <w:r>
        <w:rPr>
          <w:noProof/>
        </w:rPr>
        <w:lastRenderedPageBreak/>
        <w:drawing>
          <wp:inline distT="0" distB="0" distL="0" distR="0" wp14:anchorId="2268CEF7" wp14:editId="29D8ABC7">
            <wp:extent cx="5943600" cy="375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27_09-34-38.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2497BCC5" w14:textId="77777777" w:rsidR="00B00B1D" w:rsidRDefault="007A0A24" w:rsidP="00E44D7F">
      <w:pPr>
        <w:pStyle w:val="BodyText"/>
        <w:spacing w:line="480" w:lineRule="auto"/>
      </w:pPr>
      <w:r>
        <w:t xml:space="preserve">The MALAT1 variable had a large minimum outcome compared to the other variables. All measurements of this variable are positive in their raw state, so we translate the raw observations negatively by the minimum (67) value. This gives a minimum expression value of zero, which coincides with our intuition as well as the other variables under investigation. It should be noted that this process would be </w:t>
      </w:r>
      <w:proofErr w:type="spellStart"/>
      <w:r>
        <w:t>incorperated</w:t>
      </w:r>
      <w:proofErr w:type="spellEnd"/>
      <w:r>
        <w:t xml:space="preserve"> into the model-fitting procedure automatically through the intercept term.</w:t>
      </w:r>
    </w:p>
    <w:p w14:paraId="6C31A077" w14:textId="77777777" w:rsidR="00B00B1D" w:rsidRDefault="007A0A24" w:rsidP="00E44D7F">
      <w:pPr>
        <w:pStyle w:val="BodyText"/>
        <w:spacing w:line="480" w:lineRule="auto"/>
      </w:pPr>
      <w:r>
        <w:t>The modeling methodologies we employ motivates a log-transformation in an attempt to achieve approximate normality, especially for the outcome variable’s distribution. We perform the “log plus +1” transformation on all variables:</w:t>
      </w:r>
    </w:p>
    <w:p w14:paraId="46E5D956" w14:textId="77777777" w:rsidR="00B00B1D" w:rsidRDefault="007A0A24" w:rsidP="00E44D7F">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ins w:id="172" w:author="Hendricks, Audrey" w:date="2020-01-30T16:40:00Z">
                  <w:rPr>
                    <w:rFonts w:ascii="Cambria Math" w:hAnsi="Cambria Math"/>
                  </w:rPr>
                </w:ins>
              </m:ctrlPr>
            </m:dPr>
            <m:e>
              <m:r>
                <w:rPr>
                  <w:rFonts w:ascii="Cambria Math" w:hAnsi="Cambria Math"/>
                </w:rPr>
                <m:t>X+1</m:t>
              </m:r>
            </m:e>
          </m:d>
        </m:oMath>
      </m:oMathPara>
    </w:p>
    <w:p w14:paraId="7ACF857D" w14:textId="77777777" w:rsidR="00B00B1D" w:rsidRDefault="007A0A24" w:rsidP="00E44D7F">
      <w:pPr>
        <w:pStyle w:val="FirstParagraph"/>
        <w:spacing w:line="480" w:lineRule="auto"/>
      </w:pPr>
      <w:r>
        <w:t>The resulting distributions are shown in Figure (5):</w:t>
      </w:r>
    </w:p>
    <w:p w14:paraId="06411708" w14:textId="77777777" w:rsidR="00E44D7F" w:rsidRPr="00E44D7F" w:rsidRDefault="00E44D7F" w:rsidP="00E44D7F">
      <w:pPr>
        <w:pStyle w:val="BodyText"/>
        <w:jc w:val="center"/>
      </w:pPr>
      <w:r>
        <w:rPr>
          <w:noProof/>
        </w:rPr>
        <w:lastRenderedPageBreak/>
        <w:drawing>
          <wp:inline distT="0" distB="0" distL="0" distR="0" wp14:anchorId="7842C728" wp14:editId="34DF4FE1">
            <wp:extent cx="5943600" cy="3875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27_09-35-14.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0A1D42E2" w14:textId="77777777" w:rsidR="00B00B1D" w:rsidRDefault="007A0A24" w:rsidP="00E44D7F">
      <w:pPr>
        <w:pStyle w:val="BodyText"/>
        <w:spacing w:line="480" w:lineRule="auto"/>
      </w:pPr>
      <w:r>
        <w:t>We see that the log-transformed response MALAT1 is approximately normal distribution. Conversely, the log-transformed response FBLN1 is not inherently better than the un-transformed response. We can clearly see the heavy influence of zero-inflation in these variables as is apparent from the dominance of the “zero-bins” in Figure (5).</w:t>
      </w:r>
    </w:p>
    <w:p w14:paraId="1F9B9BB0" w14:textId="77777777" w:rsidR="00B00B1D" w:rsidRDefault="007A0A24" w:rsidP="00E44D7F">
      <w:pPr>
        <w:pStyle w:val="BodyText"/>
        <w:spacing w:line="480" w:lineRule="auto"/>
      </w:pPr>
      <w:r>
        <w:t xml:space="preserve">Regardless, we model each outcome under the assumption that: compensating for observational correlation will sufficiently account for non-normality of the responses. This may not generally the case, and additional transformations or modeling methodologies may be needed to improve model error distributions. However, for the purpose of comparing the previously mentioned models on subject-correlated single-cell data, we will proceed with this assumption and verify </w:t>
      </w:r>
      <w:proofErr w:type="spellStart"/>
      <w:r>
        <w:t>ridual</w:t>
      </w:r>
      <w:proofErr w:type="spellEnd"/>
      <w:r>
        <w:t xml:space="preserve"> homoscedasticity, normality and independence using fitted vs residual plots and quantile-quantile plots.</w:t>
      </w:r>
    </w:p>
    <w:p w14:paraId="2FB082A2" w14:textId="77777777" w:rsidR="00B00B1D" w:rsidRDefault="007A0A24" w:rsidP="00E44D7F">
      <w:pPr>
        <w:pStyle w:val="Heading1"/>
        <w:spacing w:line="480" w:lineRule="auto"/>
      </w:pPr>
      <w:bookmarkStart w:id="173" w:name="model-descriptions"/>
      <w:commentRangeStart w:id="174"/>
      <w:r>
        <w:lastRenderedPageBreak/>
        <w:t>Model Descriptions</w:t>
      </w:r>
      <w:bookmarkEnd w:id="173"/>
      <w:commentRangeEnd w:id="174"/>
      <w:r w:rsidR="00263899">
        <w:rPr>
          <w:rStyle w:val="CommentReference"/>
          <w:rFonts w:asciiTheme="minorHAnsi" w:eastAsiaTheme="minorHAnsi" w:hAnsiTheme="minorHAnsi" w:cstheme="minorBidi"/>
          <w:b w:val="0"/>
          <w:bCs w:val="0"/>
          <w:color w:val="auto"/>
        </w:rPr>
        <w:commentReference w:id="174"/>
      </w:r>
    </w:p>
    <w:p w14:paraId="21905692" w14:textId="77777777" w:rsidR="00B00B1D" w:rsidRDefault="007A0A24" w:rsidP="00E44D7F">
      <w:pPr>
        <w:pStyle w:val="FirstParagraph"/>
        <w:spacing w:line="480" w:lineRule="auto"/>
      </w:pPr>
      <w:r>
        <w:t xml:space="preserve">We define our outcome(s) of interest to be one of the following transformed variables as taken from </w:t>
      </w:r>
      <w:proofErr w:type="spellStart"/>
      <w:r>
        <w:t>Arazi</w:t>
      </w:r>
      <w:proofErr w:type="spellEnd"/>
      <w:r>
        <w:t>, Rao, Berthier, et al:</w:t>
      </w:r>
    </w:p>
    <w:p w14:paraId="3955F116"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75" w:author="Hendricks, Audrey" w:date="2020-01-30T16:40:00Z">
                  <w:rPr>
                    <w:rFonts w:ascii="Cambria Math" w:hAnsi="Cambria Math"/>
                  </w:rPr>
                </w:ins>
              </m:ctrlPr>
            </m:sSubPr>
            <m:e>
              <m:r>
                <w:rPr>
                  <w:rFonts w:ascii="Cambria Math" w:hAnsi="Cambria Math"/>
                </w:rPr>
                <m:t>R</m:t>
              </m:r>
            </m:e>
            <m:sub>
              <m:r>
                <w:rPr>
                  <w:rFonts w:ascii="Cambria Math" w:hAnsi="Cambria Math"/>
                </w:rPr>
                <m:t>h</m:t>
              </m:r>
            </m:sub>
          </m:sSub>
          <m:r>
            <w:rPr>
              <w:rFonts w:ascii="Cambria Math" w:hAnsi="Cambria Math"/>
            </w:rPr>
            <m:t> = </m:t>
          </m:r>
          <m:r>
            <m:rPr>
              <m:sty m:val="p"/>
            </m:rPr>
            <w:rPr>
              <w:rFonts w:ascii="Cambria Math" w:hAnsi="Cambria Math"/>
            </w:rPr>
            <m:t>log</m:t>
          </m:r>
          <m:d>
            <m:dPr>
              <m:ctrlPr>
                <w:ins w:id="176" w:author="Hendricks, Audrey" w:date="2020-01-30T16:40:00Z">
                  <w:rPr>
                    <w:rFonts w:ascii="Cambria Math" w:hAnsi="Cambria Math"/>
                  </w:rPr>
                </w:ins>
              </m:ctrlPr>
            </m:dPr>
            <m:e>
              <m:sSub>
                <m:sSubPr>
                  <m:ctrlPr>
                    <w:ins w:id="177" w:author="Hendricks, Audrey" w:date="2020-01-30T16:40:00Z">
                      <w:rPr>
                        <w:rFonts w:ascii="Cambria Math" w:hAnsi="Cambria Math"/>
                      </w:rPr>
                    </w:ins>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310EAEDC" w14:textId="77777777" w:rsidR="00B00B1D" w:rsidRDefault="007A0A24" w:rsidP="00E44D7F">
      <w:pPr>
        <w:pStyle w:val="FirstParagraph"/>
        <w:spacing w:line="480" w:lineRule="auto"/>
      </w:pPr>
      <w:r>
        <w:t>where</w:t>
      </w:r>
    </w:p>
    <w:p w14:paraId="1B570DE8" w14:textId="77777777" w:rsidR="00B00B1D" w:rsidRDefault="001242B6" w:rsidP="00E44D7F">
      <w:pPr>
        <w:pStyle w:val="BodyText"/>
        <w:spacing w:line="480" w:lineRule="auto"/>
      </w:pPr>
      <m:oMathPara>
        <m:oMathParaPr>
          <m:jc m:val="center"/>
        </m:oMathParaPr>
        <m:oMath>
          <m:sSub>
            <m:sSubPr>
              <m:ctrlPr>
                <w:ins w:id="178" w:author="Hendricks, Audrey" w:date="2020-01-30T16:40: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m:t>
          </m:r>
          <m:r>
            <w:rPr>
              <w:rFonts w:ascii="Cambria Math" w:hAnsi="Cambria Math"/>
            </w:rPr>
            <m:t>-67 </m:t>
          </m:r>
          <m:r>
            <m:rPr>
              <m:sty m:val="p"/>
            </m:rPr>
            <w:rPr>
              <w:rFonts w:ascii="Cambria Math" w:hAnsi="Cambria Math"/>
            </w:rPr>
            <m:t>and</m:t>
          </m:r>
          <m:r>
            <w:rPr>
              <w:rFonts w:ascii="Cambria Math" w:hAnsi="Cambria Math"/>
            </w:rPr>
            <m:t> </m:t>
          </m:r>
          <m:sSub>
            <m:sSubPr>
              <m:ctrlPr>
                <w:ins w:id="179"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14:paraId="75BD4AE7" w14:textId="77777777" w:rsidR="00B00B1D" w:rsidRDefault="007A0A24" w:rsidP="00E44D7F">
      <w:pPr>
        <w:pStyle w:val="FirstParagraph"/>
        <w:spacing w:line="480" w:lineRule="auto"/>
      </w:pPr>
      <w:r>
        <w:t xml:space="preserve">We </w:t>
      </w:r>
      <w:proofErr w:type="spellStart"/>
      <w:r>
        <w:t>aslo</w:t>
      </w:r>
      <w:proofErr w:type="spellEnd"/>
      <w:r>
        <w:t xml:space="preserve"> define the predictor attached to </w:t>
      </w:r>
      <m:oMath>
        <m:sSub>
          <m:sSubPr>
            <m:ctrlPr>
              <w:ins w:id="180" w:author="Hendricks, Audrey" w:date="2020-01-30T16:40:00Z">
                <w:rPr>
                  <w:rFonts w:ascii="Cambria Math" w:hAnsi="Cambria Math"/>
                </w:rPr>
              </w:ins>
            </m:ctrlPr>
          </m:sSubPr>
          <m:e>
            <m:r>
              <w:rPr>
                <w:rFonts w:ascii="Cambria Math" w:hAnsi="Cambria Math"/>
              </w:rPr>
              <m:t>R</m:t>
            </m:r>
          </m:e>
          <m:sub>
            <m:r>
              <w:rPr>
                <w:rFonts w:ascii="Cambria Math" w:hAnsi="Cambria Math"/>
              </w:rPr>
              <m:t>k</m:t>
            </m:r>
          </m:sub>
        </m:sSub>
      </m:oMath>
      <w:r>
        <w:t xml:space="preserve"> as:</w:t>
      </w:r>
    </w:p>
    <w:p w14:paraId="79EF8703"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81" w:author="Hendricks, Audrey" w:date="2020-01-30T16:40:00Z">
                  <w:rPr>
                    <w:rFonts w:ascii="Cambria Math" w:hAnsi="Cambria Math"/>
                  </w:rPr>
                </w:ins>
              </m:ctrlPr>
            </m:sSubPr>
            <m:e>
              <m:r>
                <w:rPr>
                  <w:rFonts w:ascii="Cambria Math" w:hAnsi="Cambria Math"/>
                </w:rPr>
                <m:t>P</m:t>
              </m:r>
            </m:e>
            <m:sub>
              <m:r>
                <w:rPr>
                  <w:rFonts w:ascii="Cambria Math" w:hAnsi="Cambria Math"/>
                </w:rPr>
                <m:t>h</m:t>
              </m:r>
            </m:sub>
          </m:sSub>
          <m:r>
            <w:rPr>
              <w:rFonts w:ascii="Cambria Math" w:hAnsi="Cambria Math"/>
            </w:rPr>
            <m:t> =</m:t>
          </m:r>
          <m:r>
            <m:rPr>
              <m:sty m:val="p"/>
            </m:rPr>
            <w:rPr>
              <w:rFonts w:ascii="Cambria Math" w:hAnsi="Cambria Math"/>
            </w:rPr>
            <m:t>log</m:t>
          </m:r>
          <m:d>
            <m:dPr>
              <m:ctrlPr>
                <w:ins w:id="182" w:author="Hendricks, Audrey" w:date="2020-01-30T16:40:00Z">
                  <w:rPr>
                    <w:rFonts w:ascii="Cambria Math" w:hAnsi="Cambria Math"/>
                  </w:rPr>
                </w:ins>
              </m:ctrlPr>
            </m:dPr>
            <m:e>
              <m:sSub>
                <m:sSubPr>
                  <m:ctrlPr>
                    <w:ins w:id="183" w:author="Hendricks, Audrey" w:date="2020-01-30T16:40:00Z">
                      <w:rPr>
                        <w:rFonts w:ascii="Cambria Math" w:hAnsi="Cambria Math"/>
                      </w:rPr>
                    </w:ins>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751B6B1C" w14:textId="77777777" w:rsidR="00B00B1D" w:rsidRDefault="007A0A24" w:rsidP="00E44D7F">
      <w:pPr>
        <w:pStyle w:val="FirstParagraph"/>
        <w:spacing w:line="480" w:lineRule="auto"/>
      </w:pPr>
      <w:r>
        <w:t>where</w:t>
      </w:r>
    </w:p>
    <w:p w14:paraId="37E8F61A" w14:textId="77777777" w:rsidR="00B00B1D" w:rsidRDefault="001242B6" w:rsidP="00E44D7F">
      <w:pPr>
        <w:pStyle w:val="BodyText"/>
        <w:spacing w:line="480" w:lineRule="auto"/>
      </w:pPr>
      <m:oMathPara>
        <m:oMathParaPr>
          <m:jc m:val="center"/>
        </m:oMathParaPr>
        <m:oMath>
          <m:sSub>
            <m:sSubPr>
              <m:ctrlPr>
                <w:ins w:id="184" w:author="Hendricks, Audrey" w:date="2020-01-30T16:40:00Z">
                  <w:rPr>
                    <w:rFonts w:ascii="Cambria Math" w:hAnsi="Cambria Math"/>
                  </w:rPr>
                </w:ins>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ins w:id="185"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14:paraId="7F3610B1" w14:textId="77777777" w:rsidR="00B00B1D" w:rsidRDefault="007A0A24" w:rsidP="00E44D7F">
      <w:pPr>
        <w:pStyle w:val="FirstParagraph"/>
        <w:spacing w:line="480" w:lineRule="auto"/>
      </w:pPr>
      <w:r>
        <w:t xml:space="preserve">Let a single response be designated as: </w:t>
      </w:r>
      <m:oMath>
        <m:sSub>
          <m:sSubPr>
            <m:ctrlPr>
              <w:ins w:id="18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The index </w:t>
      </w:r>
      <m:oMath>
        <m:r>
          <w:rPr>
            <w:rFonts w:ascii="Cambria Math" w:hAnsi="Cambria Math"/>
          </w:rPr>
          <m:t>i∈</m:t>
        </m:r>
        <m:d>
          <m:dPr>
            <m:begChr m:val="{"/>
            <m:endChr m:val="}"/>
            <m:ctrlPr>
              <w:ins w:id="187" w:author="Hendricks, Audrey" w:date="2020-01-30T16:40:00Z">
                <w:rPr>
                  <w:rFonts w:ascii="Cambria Math" w:hAnsi="Cambria Math"/>
                </w:rPr>
              </w:ins>
            </m:ctrlPr>
          </m:dPr>
          <m:e>
            <m:r>
              <w:rPr>
                <w:rFonts w:ascii="Cambria Math" w:hAnsi="Cambria Math"/>
              </w:rPr>
              <m:t>5,6,…,26</m:t>
            </m:r>
          </m:e>
        </m:d>
      </m:oMath>
      <w:r>
        <w:t xml:space="preserve"> represents the subject (name of subject by number) from which the observation originated, and the index </w:t>
      </w:r>
      <m:oMath>
        <m:r>
          <w:rPr>
            <w:rFonts w:ascii="Cambria Math" w:hAnsi="Cambria Math"/>
          </w:rPr>
          <m:t>j=1,…,</m:t>
        </m:r>
        <m:sSub>
          <m:sSubPr>
            <m:ctrlPr>
              <w:ins w:id="188"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oMath>
      <w:r>
        <w:t xml:space="preserve"> represents the single-cell observation within subject-i. We note that </w:t>
      </w:r>
      <m:oMath>
        <m:sSub>
          <m:sSubPr>
            <m:ctrlPr>
              <w:ins w:id="18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ins w:id="190" w:author="Hendricks, Audrey" w:date="2020-01-30T16:40:00Z">
                <w:rPr>
                  <w:rFonts w:ascii="Cambria Math" w:hAnsi="Cambria Math"/>
                </w:rPr>
              </w:ins>
            </m:ctrlPr>
          </m:dPr>
          <m:e>
            <m:r>
              <w:rPr>
                <w:rFonts w:ascii="Cambria Math" w:hAnsi="Cambria Math"/>
              </w:rPr>
              <m:t>21,22,23,…,127</m:t>
            </m:r>
          </m:e>
        </m:d>
      </m:oMath>
      <w:r>
        <w:t xml:space="preserve"> in the context of the Lupus Data. We present the theoretical model frameworks here as “Less Than Full Rank” (LTFR) representations. The Full-Rank model results presented in </w:t>
      </w:r>
      <w:proofErr w:type="gramStart"/>
      <w:r>
        <w:t>the  section</w:t>
      </w:r>
      <w:proofErr w:type="gramEnd"/>
      <w:r>
        <w:t xml:space="preserve"> to follow are created by droping the first l</w:t>
      </w:r>
      <w:proofErr w:type="spellStart"/>
      <w:r>
        <w:t>evel</w:t>
      </w:r>
      <w:proofErr w:type="spellEnd"/>
      <w:r>
        <w:t xml:space="preserve"> in all factors and using this as the </w:t>
      </w:r>
      <w:proofErr w:type="spellStart"/>
      <w:r>
        <w:t>referrence</w:t>
      </w:r>
      <w:proofErr w:type="spellEnd"/>
      <w:r>
        <w:t xml:space="preserve"> level.</w:t>
      </w:r>
    </w:p>
    <w:p w14:paraId="582B60EB" w14:textId="77777777" w:rsidR="00B00B1D" w:rsidRDefault="007A0A24" w:rsidP="00E44D7F">
      <w:pPr>
        <w:pStyle w:val="Heading2"/>
        <w:spacing w:line="480" w:lineRule="auto"/>
      </w:pPr>
      <w:bookmarkStart w:id="191" w:name="linear-regression"/>
      <w:r>
        <w:lastRenderedPageBreak/>
        <w:t>Linear Regression</w:t>
      </w:r>
      <w:bookmarkEnd w:id="191"/>
    </w:p>
    <w:p w14:paraId="1331F2B6" w14:textId="77777777" w:rsidR="00B00B1D" w:rsidRDefault="007A0A24" w:rsidP="00E44D7F">
      <w:pPr>
        <w:pStyle w:val="FirstParagraph"/>
        <w:spacing w:line="480" w:lineRule="auto"/>
      </w:pPr>
      <w:r>
        <w:t xml:space="preserve">We begin the model framework definitions by describing three Linear Regression models, with Fixed Effect parameters estimated using maximum likelihood optimization. It should be noted that these methods make the assumption that observations are </w:t>
      </w:r>
      <w:proofErr w:type="gramStart"/>
      <w:r>
        <w:t>independent, and</w:t>
      </w:r>
      <w:proofErr w:type="gramEnd"/>
      <w:r>
        <w:t xml:space="preserve"> should therefore be used for comparison to modeling methods to come. However, the linear regression models we present here can account for some observational correlation with the use of subject specific intercept and slope terms.</w:t>
      </w:r>
    </w:p>
    <w:p w14:paraId="7E38F3B3" w14:textId="77777777" w:rsidR="00B00B1D" w:rsidRDefault="007A0A24" w:rsidP="00E44D7F">
      <w:pPr>
        <w:pStyle w:val="BodyText"/>
        <w:spacing w:line="480" w:lineRule="auto"/>
      </w:pPr>
      <w:r>
        <w:t>Ultimately, all the methods defined in this section assume an identical error structure across all observations of the form:</w:t>
      </w:r>
    </w:p>
    <w:p w14:paraId="69EA1415" w14:textId="77777777" w:rsidR="00B00B1D" w:rsidRDefault="001242B6" w:rsidP="00E44D7F">
      <w:pPr>
        <w:pStyle w:val="BodyText"/>
        <w:spacing w:line="480" w:lineRule="auto"/>
      </w:pPr>
      <m:oMathPara>
        <m:oMathParaPr>
          <m:jc m:val="center"/>
        </m:oMathParaPr>
        <m:oMath>
          <m:sSub>
            <m:sSubPr>
              <m:ctrlPr>
                <w:ins w:id="19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193" w:author="Hendricks, Audrey" w:date="2020-01-30T16:40:00Z">
                  <w:rPr>
                    <w:rFonts w:ascii="Cambria Math" w:hAnsi="Cambria Math"/>
                  </w:rPr>
                </w:ins>
              </m:ctrlPr>
            </m:dPr>
            <m:e>
              <m:r>
                <w:rPr>
                  <w:rFonts w:ascii="Cambria Math" w:hAnsi="Cambria Math"/>
                </w:rPr>
                <m:t>0,</m:t>
              </m:r>
              <m:sSubSup>
                <m:sSubSupPr>
                  <m:ctrlPr>
                    <w:ins w:id="194"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ins w:id="195"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e>
          </m:d>
        </m:oMath>
      </m:oMathPara>
    </w:p>
    <w:p w14:paraId="541165C9" w14:textId="77777777" w:rsidR="00B00B1D" w:rsidRDefault="007A0A24" w:rsidP="00E44D7F">
      <w:pPr>
        <w:pStyle w:val="FirstParagraph"/>
        <w:spacing w:line="480" w:lineRule="auto"/>
      </w:pPr>
      <w:r>
        <w:t xml:space="preserve">where we are assuming that </w:t>
      </w:r>
      <m:oMath>
        <m:sSup>
          <m:sSupPr>
            <m:ctrlPr>
              <w:ins w:id="196" w:author="Hendricks, Audrey" w:date="2020-01-30T16:40:00Z">
                <w:rPr>
                  <w:rFonts w:ascii="Cambria Math" w:hAnsi="Cambria Math"/>
                </w:rPr>
              </w:ins>
            </m:ctrlPr>
          </m:sSupPr>
          <m:e>
            <m:r>
              <w:rPr>
                <w:rFonts w:ascii="Cambria Math" w:hAnsi="Cambria Math"/>
              </w:rPr>
              <m:t>σ</m:t>
            </m:r>
          </m:e>
          <m:sup>
            <m:r>
              <w:rPr>
                <w:rFonts w:ascii="Cambria Math" w:hAnsi="Cambria Math"/>
              </w:rPr>
              <m:t>2</m:t>
            </m:r>
          </m:sup>
        </m:sSup>
      </m:oMath>
      <w:r>
        <w:t xml:space="preserve"> is a common variance parameter for all subjects and </w:t>
      </w:r>
      <m:oMath>
        <m:sSub>
          <m:sSubPr>
            <m:ctrlPr>
              <w:ins w:id="197"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oMath>
      <w:r>
        <w:t xml:space="preserve"> is the 1110 X 1110 identity matrix.</w:t>
      </w:r>
    </w:p>
    <w:p w14:paraId="3A7AA909" w14:textId="77777777" w:rsidR="00B00B1D" w:rsidRDefault="007A0A24" w:rsidP="00E44D7F">
      <w:pPr>
        <w:pStyle w:val="Heading3"/>
        <w:spacing w:line="480" w:lineRule="auto"/>
      </w:pPr>
      <w:bookmarkStart w:id="198" w:name="simple-linear-regression-model-0"/>
      <w:r>
        <w:t>Simple Linear Regression (Model 0)</w:t>
      </w:r>
      <w:bookmarkEnd w:id="198"/>
    </w:p>
    <w:p w14:paraId="0EB39005" w14:textId="77777777" w:rsidR="00B00B1D" w:rsidRDefault="007A0A24" w:rsidP="00E44D7F">
      <w:pPr>
        <w:pStyle w:val="FirstParagraph"/>
        <w:spacing w:line="480" w:lineRule="auto"/>
      </w:pPr>
      <w:r>
        <w:t xml:space="preserve">Using the </w:t>
      </w:r>
      <w:proofErr w:type="gramStart"/>
      <w:r>
        <w:t>notation</w:t>
      </w:r>
      <w:proofErr w:type="gramEnd"/>
      <w:r>
        <w:t xml:space="preserve"> we defined above, we write the first model as:</w:t>
      </w:r>
    </w:p>
    <w:p w14:paraId="19A8C9D0" w14:textId="77777777" w:rsidR="00B00B1D" w:rsidRDefault="001242B6" w:rsidP="00E44D7F">
      <w:pPr>
        <w:pStyle w:val="BodyText"/>
        <w:spacing w:line="480" w:lineRule="auto"/>
      </w:pPr>
      <m:oMathPara>
        <m:oMathParaPr>
          <m:jc m:val="center"/>
        </m:oMathParaPr>
        <m:oMath>
          <m:sSub>
            <m:sSubPr>
              <m:ctrlPr>
                <w:ins w:id="199"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0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0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03"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7B52FAAA" w14:textId="77777777" w:rsidR="00B00B1D" w:rsidRDefault="007A0A24" w:rsidP="00E44D7F">
      <w:pPr>
        <w:pStyle w:val="FirstParagraph"/>
        <w:spacing w:line="480" w:lineRule="auto"/>
      </w:pPr>
      <w:r>
        <w:t>which is equivalent to:</w:t>
      </w:r>
    </w:p>
    <w:p w14:paraId="39673E40" w14:textId="77777777" w:rsidR="00B00B1D" w:rsidRDefault="007A0A24" w:rsidP="00E44D7F">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ins w:id="20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20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ins w:id="207"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r>
            <w:rPr>
              <w:rFonts w:ascii="Cambria Math" w:hAnsi="Cambria Math"/>
            </w:rPr>
            <m:t>)+</m:t>
          </m:r>
          <m:sSub>
            <m:sSubPr>
              <m:ctrlPr>
                <w:ins w:id="20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8CBE5B5" w14:textId="77777777" w:rsidR="00B00B1D" w:rsidRDefault="007A0A24" w:rsidP="00E44D7F">
      <w:pPr>
        <w:pStyle w:val="FirstParagraph"/>
        <w:spacing w:line="480" w:lineRule="auto"/>
      </w:pPr>
      <w:r>
        <w:t>We note that this model does not account for observational correlation, and instead provides an estimation for population-averaged relationships.</w:t>
      </w:r>
    </w:p>
    <w:p w14:paraId="51381D08" w14:textId="77777777" w:rsidR="00B00B1D" w:rsidRDefault="007A0A24" w:rsidP="00E44D7F">
      <w:pPr>
        <w:pStyle w:val="Heading3"/>
        <w:spacing w:line="480" w:lineRule="auto"/>
      </w:pPr>
      <w:bookmarkStart w:id="209" w:name="fixed-effect-subject-intercept-model-1"/>
      <w:r>
        <w:lastRenderedPageBreak/>
        <w:t>Fixed-Effect Subject-Intercept (Model 1)</w:t>
      </w:r>
      <w:bookmarkEnd w:id="209"/>
    </w:p>
    <w:p w14:paraId="70BE924C" w14:textId="77777777" w:rsidR="00B00B1D" w:rsidRDefault="007A0A24" w:rsidP="00E44D7F">
      <w:pPr>
        <w:pStyle w:val="FirstParagraph"/>
        <w:spacing w:line="480" w:lineRule="auto"/>
      </w:pPr>
      <w:r>
        <w:t>Adding a subject-specific intercept term allows us to account for within-subject correlation by uniformly shifting the fitted values specific to a subject. This model may be written as:</w:t>
      </w:r>
    </w:p>
    <w:p w14:paraId="59FF5802" w14:textId="77777777" w:rsidR="00B00B1D" w:rsidRDefault="001242B6" w:rsidP="00E44D7F">
      <w:pPr>
        <w:pStyle w:val="BodyText"/>
        <w:spacing w:line="480" w:lineRule="auto"/>
      </w:pPr>
      <m:oMathPara>
        <m:oMathParaPr>
          <m:jc m:val="center"/>
        </m:oMathParaPr>
        <m:oMath>
          <m:sSub>
            <m:sSubPr>
              <m:ctrlPr>
                <w:ins w:id="210"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11"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1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r>
            <w:rPr>
              <w:rFonts w:ascii="Cambria Math" w:hAnsi="Cambria Math"/>
            </w:rPr>
            <m:t>(subjec</m:t>
          </m:r>
          <m:sSub>
            <m:sSubPr>
              <m:ctrlPr>
                <w:ins w:id="21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m:t>
          </m:r>
          <m:sSub>
            <m:sSubPr>
              <m:ctrlPr>
                <w:ins w:id="214"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sSub>
            <m:sSubPr>
              <m:ctrlPr>
                <w:ins w:id="21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1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33E01BDF" w14:textId="77777777" w:rsidR="00B00B1D" w:rsidRDefault="007A0A24" w:rsidP="00E44D7F">
      <w:pPr>
        <w:pStyle w:val="FirstParagraph"/>
        <w:spacing w:line="480" w:lineRule="auto"/>
      </w:pPr>
      <w:r>
        <w:t>where we define the term:</w:t>
      </w:r>
    </w:p>
    <w:p w14:paraId="3799F701" w14:textId="77777777" w:rsidR="00B00B1D" w:rsidRDefault="001242B6" w:rsidP="00E44D7F">
      <w:pPr>
        <w:pStyle w:val="BodyText"/>
        <w:spacing w:line="480" w:lineRule="auto"/>
      </w:pPr>
      <m:oMathPara>
        <m:oMathParaPr>
          <m:jc m:val="center"/>
        </m:oMathParaPr>
        <m:oMath>
          <m:sSub>
            <m:sSubPr>
              <m:ctrlPr>
                <w:ins w:id="217"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18" w:author="Hendricks, Audrey" w:date="2020-01-30T16:40:00Z">
                  <w:rPr>
                    <w:rFonts w:ascii="Cambria Math" w:hAnsi="Cambria Math"/>
                  </w:rPr>
                </w:ins>
              </m:ctrlPr>
            </m:dPr>
            <m:e>
              <m:r>
                <w:rPr>
                  <w:rFonts w:ascii="Cambria Math" w:hAnsi="Cambria Math"/>
                </w:rPr>
                <m:t>subjec</m:t>
              </m:r>
              <m:sSub>
                <m:sSubPr>
                  <m:ctrlPr>
                    <w:ins w:id="219"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20" w:author="Hendricks, Audrey" w:date="2020-01-30T16:40:00Z">
                  <w:rPr>
                    <w:rFonts w:ascii="Cambria Math" w:hAnsi="Cambria Math"/>
                  </w:rPr>
                </w:ins>
              </m:ctrlPr>
            </m:dPr>
            <m:e>
              <m:m>
                <m:mPr>
                  <m:plcHide m:val="1"/>
                  <m:mcs>
                    <m:mc>
                      <m:mcPr>
                        <m:count m:val="2"/>
                        <m:mcJc m:val="left"/>
                      </m:mcPr>
                    </m:mc>
                  </m:mcs>
                  <m:ctrlPr>
                    <w:ins w:id="221" w:author="Hendricks, Audrey" w:date="2020-01-30T16:40:00Z">
                      <w:rPr>
                        <w:rFonts w:ascii="Cambria Math" w:hAnsi="Cambria Math"/>
                      </w:rPr>
                    </w:ins>
                  </m:ctrlPr>
                </m:mPr>
                <m:mr>
                  <m:e>
                    <m:sSub>
                      <m:sSubPr>
                        <m:ctrlPr>
                          <w:ins w:id="22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ins w:id="22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ins w:id="22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
            </m:e>
          </m:d>
        </m:oMath>
      </m:oMathPara>
    </w:p>
    <w:p w14:paraId="28A5B5A9" w14:textId="77777777" w:rsidR="00B00B1D" w:rsidRDefault="007A0A24" w:rsidP="00E44D7F">
      <w:pPr>
        <w:pStyle w:val="Heading3"/>
        <w:spacing w:line="480" w:lineRule="auto"/>
      </w:pPr>
      <w:bookmarkStart w:id="225" w:name="fixed-effect-subject-slope-model-2"/>
      <w:r>
        <w:t>Fixed-Effect Subject-Slope (Model 2)</w:t>
      </w:r>
      <w:bookmarkEnd w:id="225"/>
    </w:p>
    <w:p w14:paraId="7836D521" w14:textId="77777777" w:rsidR="00B00B1D" w:rsidRDefault="007A0A24" w:rsidP="00E44D7F">
      <w:pPr>
        <w:pStyle w:val="FirstParagraph"/>
        <w:spacing w:line="480" w:lineRule="auto"/>
      </w:pPr>
      <w:r>
        <w:t xml:space="preserve">We may further account for observational correlation by adding a term which will ensure that individual subjects’ relationships with the predictor of interest is accounted for. This will help to reduce within-subject variation across the predictor space, and will be more </w:t>
      </w:r>
      <w:proofErr w:type="spellStart"/>
      <w:r>
        <w:t>noticable</w:t>
      </w:r>
      <w:proofErr w:type="spellEnd"/>
      <w:r>
        <w:t xml:space="preserve"> for stronger, subject-specific interactions with the predictor. This model may be written as:</w:t>
      </w:r>
    </w:p>
    <w:p w14:paraId="6A9B50CA" w14:textId="77777777" w:rsidR="00B00B1D" w:rsidRDefault="001242B6" w:rsidP="00E44D7F">
      <w:pPr>
        <w:pStyle w:val="BodyText"/>
        <w:spacing w:line="480" w:lineRule="auto"/>
      </w:pPr>
      <m:oMathPara>
        <m:oMathParaPr>
          <m:jc m:val="center"/>
        </m:oMathParaPr>
        <m:oMath>
          <m:sSub>
            <m:sSubPr>
              <m:ctrlPr>
                <w:ins w:id="22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27"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28"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29" w:author="Hendricks, Audrey" w:date="2020-01-30T16:40:00Z">
                  <w:rPr>
                    <w:rFonts w:ascii="Cambria Math" w:hAnsi="Cambria Math"/>
                  </w:rPr>
                </w:ins>
              </m:ctrlPr>
            </m:dPr>
            <m:e>
              <m:r>
                <w:rPr>
                  <w:rFonts w:ascii="Cambria Math" w:hAnsi="Cambria Math"/>
                </w:rPr>
                <m:t>subjec</m:t>
              </m:r>
              <m:sSub>
                <m:sSubPr>
                  <m:ctrlPr>
                    <w:ins w:id="23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31" w:author="Hendricks, Audrey" w:date="2020-01-30T16:40:00Z">
                  <w:rPr>
                    <w:rFonts w:ascii="Cambria Math" w:hAnsi="Cambria Math"/>
                  </w:rPr>
                </w:ins>
              </m:ctrlPr>
            </m:dPr>
            <m:e>
              <m:sSub>
                <m:sSubPr>
                  <m:ctrlPr>
                    <w:ins w:id="232" w:author="Hendricks, Audrey" w:date="2020-01-30T16:40:00Z">
                      <w:rPr>
                        <w:rFonts w:ascii="Cambria Math" w:hAnsi="Cambria Math"/>
                      </w:rPr>
                    </w:ins>
                  </m:ctrlPr>
                </m:sSubPr>
                <m:e>
                  <m:r>
                    <w:rPr>
                      <w:rFonts w:ascii="Cambria Math" w:hAnsi="Cambria Math"/>
                    </w:rPr>
                    <m:t>β</m:t>
                  </m:r>
                </m:e>
                <m:sub>
                  <m:r>
                    <w:rPr>
                      <w:rFonts w:ascii="Cambria Math" w:hAnsi="Cambria Math"/>
                    </w:rPr>
                    <m:t>2i</m:t>
                  </m:r>
                </m:sub>
              </m:sSub>
              <m:d>
                <m:dPr>
                  <m:ctrlPr>
                    <w:ins w:id="233" w:author="Hendricks, Audrey" w:date="2020-01-30T16:40:00Z">
                      <w:rPr>
                        <w:rFonts w:ascii="Cambria Math" w:hAnsi="Cambria Math"/>
                      </w:rPr>
                    </w:ins>
                  </m:ctrlPr>
                </m:dPr>
                <m:e>
                  <m:r>
                    <w:rPr>
                      <w:rFonts w:ascii="Cambria Math" w:hAnsi="Cambria Math"/>
                    </w:rPr>
                    <m:t>subjec</m:t>
                  </m:r>
                  <m:sSub>
                    <m:sSubPr>
                      <m:ctrlPr>
                        <w:ins w:id="23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3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36" w:author="Hendricks, Audrey" w:date="2020-01-30T16:40:00Z">
                  <w:rPr>
                    <w:rFonts w:ascii="Cambria Math" w:hAnsi="Cambria Math"/>
                  </w:rPr>
                </w:ins>
              </m:ctrlPr>
            </m:sSubPr>
            <m:e>
              <m:r>
                <w:rPr>
                  <w:rFonts w:ascii="Cambria Math" w:hAnsi="Cambria Math"/>
                </w:rPr>
                <m:t>β</m:t>
              </m:r>
            </m:e>
            <m:sub>
              <m:r>
                <w:rPr>
                  <w:rFonts w:ascii="Cambria Math" w:hAnsi="Cambria Math"/>
                </w:rPr>
                <m:t>3</m:t>
              </m:r>
            </m:sub>
          </m:sSub>
          <m:sSub>
            <m:sSubPr>
              <m:ctrlPr>
                <w:ins w:id="23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3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637754AF" w14:textId="77777777" w:rsidR="00B00B1D" w:rsidRDefault="007A0A24" w:rsidP="00E44D7F">
      <w:pPr>
        <w:pStyle w:val="FirstParagraph"/>
        <w:spacing w:line="480" w:lineRule="auto"/>
      </w:pPr>
      <w:r>
        <w:t xml:space="preserve">where we are using the same definitions of </w:t>
      </w:r>
      <m:oMath>
        <m:d>
          <m:dPr>
            <m:ctrlPr>
              <w:ins w:id="239" w:author="Hendricks, Audrey" w:date="2020-01-30T16:40:00Z">
                <w:rPr>
                  <w:rFonts w:ascii="Cambria Math" w:hAnsi="Cambria Math"/>
                </w:rPr>
              </w:ins>
            </m:ctrlPr>
          </m:dPr>
          <m:e>
            <m:r>
              <w:rPr>
                <w:rFonts w:ascii="Cambria Math" w:hAnsi="Cambria Math"/>
              </w:rPr>
              <m:t>subjec</m:t>
            </m:r>
            <m:sSub>
              <m:sSubPr>
                <m:ctrlPr>
                  <w:ins w:id="24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oMath>
      <w:r>
        <w:t xml:space="preserve">, </w:t>
      </w:r>
      <m:oMath>
        <m:sSub>
          <m:sSubPr>
            <m:ctrlPr>
              <w:ins w:id="241"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and </w:t>
      </w:r>
      <m:oMath>
        <m:sSub>
          <m:sSubPr>
            <m:ctrlPr>
              <w:ins w:id="24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w:r>
        <w:t xml:space="preserve"> as in Models 0 and 1.</w:t>
      </w:r>
    </w:p>
    <w:p w14:paraId="73F8AEB7" w14:textId="77777777" w:rsidR="00B00B1D" w:rsidRDefault="007A0A24" w:rsidP="00E44D7F">
      <w:pPr>
        <w:pStyle w:val="Heading2"/>
        <w:spacing w:line="480" w:lineRule="auto"/>
      </w:pPr>
      <w:bookmarkStart w:id="243" w:name="linear-mixed-effects-models"/>
      <w:r>
        <w:t>Linear Mixed Effects Models</w:t>
      </w:r>
      <w:bookmarkEnd w:id="243"/>
    </w:p>
    <w:p w14:paraId="265386F6" w14:textId="77777777" w:rsidR="00B00B1D" w:rsidRDefault="007A0A24" w:rsidP="00E44D7F">
      <w:pPr>
        <w:pStyle w:val="FirstParagraph"/>
        <w:spacing w:line="480" w:lineRule="auto"/>
      </w:pPr>
      <w:r>
        <w:t xml:space="preserve">The next category of modeling approaches we describe is Linear Mixed Effect Models with Random Effects. Specifically, we describe two distinct Linear Mixed Effect Models that account for subject-correlation in a different manner than the previously discussed Linear </w:t>
      </w:r>
      <w:r>
        <w:lastRenderedPageBreak/>
        <w:t xml:space="preserve">Regression models. Linear Mixed </w:t>
      </w:r>
      <w:proofErr w:type="spellStart"/>
      <w:r>
        <w:t>Efffects</w:t>
      </w:r>
      <w:proofErr w:type="spellEnd"/>
      <w:r>
        <w:t xml:space="preserve"> Models do not </w:t>
      </w:r>
      <w:proofErr w:type="spellStart"/>
      <w:r>
        <w:t>neccessarily</w:t>
      </w:r>
      <w:proofErr w:type="spellEnd"/>
      <w:r>
        <w:t xml:space="preserve"> assume observational independence. Correlation structures such as </w:t>
      </w:r>
      <w:proofErr w:type="gramStart"/>
      <w:r>
        <w:t>AR(</w:t>
      </w:r>
      <w:proofErr w:type="gramEnd"/>
      <w:r>
        <w:t>1), independence, spatial power, or unstructured (lack of structure) can be used to estimate parameters determining correlation amongst observations within a subject and between observations across subjects. Additionally, if we can rationally assume that the responses shown in Figure 3 have a multivariate normal distribution, the model parameters can be easily estimated using Maximum Likelihood Estimation techniques [13].</w:t>
      </w:r>
    </w:p>
    <w:p w14:paraId="6D6D552B" w14:textId="77777777" w:rsidR="00B00B1D" w:rsidRDefault="007A0A24" w:rsidP="00E44D7F">
      <w:pPr>
        <w:pStyle w:val="Heading3"/>
        <w:spacing w:line="480" w:lineRule="auto"/>
      </w:pPr>
      <w:bookmarkStart w:id="244" w:name="linear-mixed-effects-model-with-random-i"/>
      <w:r>
        <w:t>Linear Mixed Effects Model with Random Intercept (Model 3)</w:t>
      </w:r>
      <w:bookmarkEnd w:id="244"/>
    </w:p>
    <w:p w14:paraId="16694F9B" w14:textId="77777777" w:rsidR="00B00B1D" w:rsidRDefault="007A0A24" w:rsidP="00E44D7F">
      <w:pPr>
        <w:pStyle w:val="FirstParagraph"/>
        <w:spacing w:line="480" w:lineRule="auto"/>
      </w:pPr>
      <w:r>
        <w:t>Model 1 (Linear Regression with Fixed Effect Intercept) accounts for subject correlation by assuming that observations within a subject are uniformly influenced by the nested nature of the sampling method (i.e. observations are sampled so that they are identically correlate within each subject). However, this assumption may not always be reasonable, as we could imagine that responses within each subject also exhibit random variation that is related to nested sampling methods.</w:t>
      </w:r>
    </w:p>
    <w:p w14:paraId="611F9FE2" w14:textId="77777777" w:rsidR="00B00B1D" w:rsidRDefault="007A0A24" w:rsidP="00E44D7F">
      <w:pPr>
        <w:pStyle w:val="BodyText"/>
        <w:spacing w:line="480" w:lineRule="auto"/>
      </w:pPr>
      <w:r>
        <w:t xml:space="preserve">A Linear Mixed Effects Model that includes a Random Intercept accounts for subject-level observational correlation by inducing individual-specific levels of random variation into all individual-specific </w:t>
      </w:r>
      <w:proofErr w:type="gramStart"/>
      <w:r>
        <w:t>observations, and</w:t>
      </w:r>
      <w:proofErr w:type="gramEnd"/>
      <w:r>
        <w:t xml:space="preserve"> attributing this source of variation to the nested sampling method. Such a model may be written as:</w:t>
      </w:r>
    </w:p>
    <w:p w14:paraId="1545923F" w14:textId="77777777" w:rsidR="00B00B1D" w:rsidRDefault="001242B6" w:rsidP="00E44D7F">
      <w:pPr>
        <w:pStyle w:val="BodyText"/>
        <w:spacing w:line="480" w:lineRule="auto"/>
      </w:pPr>
      <m:oMathPara>
        <m:oMathParaPr>
          <m:jc m:val="center"/>
        </m:oMathParaPr>
        <m:oMath>
          <m:sSub>
            <m:sSubPr>
              <m:ctrlPr>
                <w:ins w:id="245"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46"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47"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48"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4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50" w:author="Hendricks, Audrey" w:date="2020-01-30T16:40:00Z">
                  <w:rPr>
                    <w:rFonts w:ascii="Cambria Math" w:hAnsi="Cambria Math"/>
                  </w:rPr>
                </w:ins>
              </m:ctrlPr>
            </m:dPr>
            <m:e>
              <m:r>
                <w:rPr>
                  <w:rFonts w:ascii="Cambria Math" w:hAnsi="Cambria Math"/>
                </w:rPr>
                <m:t>subjec</m:t>
              </m:r>
              <m:sSub>
                <m:sSubPr>
                  <m:ctrlPr>
                    <w:ins w:id="251"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5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29083901" w14:textId="77777777" w:rsidR="00B00B1D" w:rsidRDefault="007A0A24" w:rsidP="00E44D7F">
      <w:pPr>
        <w:pStyle w:val="FirstParagraph"/>
        <w:spacing w:line="480" w:lineRule="auto"/>
      </w:pPr>
      <w:r>
        <w:t>where</w:t>
      </w:r>
    </w:p>
    <w:p w14:paraId="3B7FA518" w14:textId="77777777" w:rsidR="00B00B1D" w:rsidRDefault="001242B6" w:rsidP="00E44D7F">
      <w:pPr>
        <w:pStyle w:val="BodyText"/>
        <w:spacing w:line="480" w:lineRule="auto"/>
      </w:pPr>
      <m:oMathPara>
        <m:oMathParaPr>
          <m:jc m:val="center"/>
        </m:oMathParaPr>
        <m:oMath>
          <m:sSub>
            <m:sSubPr>
              <m:ctrlPr>
                <w:ins w:id="253"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r>
            <w:rPr>
              <w:rFonts w:ascii="Cambria Math" w:hAnsi="Cambria Math"/>
            </w:rPr>
            <m:t>∼N</m:t>
          </m:r>
          <m:d>
            <m:dPr>
              <m:ctrlPr>
                <w:ins w:id="254" w:author="Hendricks, Audrey" w:date="2020-01-30T16:40:00Z">
                  <w:rPr>
                    <w:rFonts w:ascii="Cambria Math" w:hAnsi="Cambria Math"/>
                  </w:rPr>
                </w:ins>
              </m:ctrlPr>
            </m:dPr>
            <m:e>
              <m:r>
                <w:rPr>
                  <w:rFonts w:ascii="Cambria Math" w:hAnsi="Cambria Math"/>
                </w:rPr>
                <m:t>0,</m:t>
              </m:r>
              <m:sSubSup>
                <m:sSubSupPr>
                  <m:ctrlPr>
                    <w:ins w:id="25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14:paraId="2AED595E" w14:textId="77777777" w:rsidR="00B00B1D" w:rsidRDefault="001242B6" w:rsidP="00E44D7F">
      <w:pPr>
        <w:pStyle w:val="FirstParagraph"/>
        <w:spacing w:line="480" w:lineRule="auto"/>
      </w:pPr>
      <m:oMathPara>
        <m:oMathParaPr>
          <m:jc m:val="center"/>
        </m:oMathParaPr>
        <m:oMath>
          <m:sSub>
            <m:sSubPr>
              <m:ctrlPr>
                <w:ins w:id="25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57" w:author="Hendricks, Audrey" w:date="2020-01-30T16:40:00Z">
                  <w:rPr>
                    <w:rFonts w:ascii="Cambria Math" w:hAnsi="Cambria Math"/>
                  </w:rPr>
                </w:ins>
              </m:ctrlPr>
            </m:dPr>
            <m:e>
              <m:r>
                <w:rPr>
                  <w:rFonts w:ascii="Cambria Math" w:hAnsi="Cambria Math"/>
                </w:rPr>
                <m:t>0,</m:t>
              </m:r>
              <m:sSubSup>
                <m:sSubSupPr>
                  <m:ctrlPr>
                    <w:ins w:id="25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59" w:author="Hendricks, Audrey" w:date="2020-01-30T16:40:00Z">
                      <w:rPr>
                        <w:rFonts w:ascii="Cambria Math" w:hAnsi="Cambria Math"/>
                      </w:rPr>
                    </w:ins>
                  </m:ctrlPr>
                </m:sSubPr>
                <m:e>
                  <m:r>
                    <w:rPr>
                      <w:rFonts w:ascii="Cambria Math" w:hAnsi="Cambria Math"/>
                    </w:rPr>
                    <m:t>I</m:t>
                  </m:r>
                </m:e>
                <m:sub>
                  <m:sSub>
                    <m:sSubPr>
                      <m:ctrlPr>
                        <w:ins w:id="26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6E8A4835" w14:textId="77777777" w:rsidR="00B00B1D" w:rsidRDefault="007A0A24" w:rsidP="00E44D7F">
      <w:pPr>
        <w:pStyle w:val="FirstParagraph"/>
        <w:spacing w:line="480" w:lineRule="auto"/>
      </w:pPr>
      <w:r>
        <w:t xml:space="preserve">and we assume that </w:t>
      </w:r>
      <m:oMath>
        <m:sSub>
          <m:sSubPr>
            <m:ctrlPr>
              <w:ins w:id="261"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oMath>
      <w:r>
        <w:t xml:space="preserve"> and </w:t>
      </w:r>
      <m:oMath>
        <m:sSub>
          <m:sSubPr>
            <m:ctrlPr>
              <w:ins w:id="26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w:r>
        <w:t xml:space="preserve"> are independent.</w:t>
      </w:r>
    </w:p>
    <w:p w14:paraId="4A010A05" w14:textId="77777777" w:rsidR="00B00B1D" w:rsidRDefault="007A0A24" w:rsidP="00E44D7F">
      <w:pPr>
        <w:pStyle w:val="BodyText"/>
        <w:spacing w:line="480" w:lineRule="auto"/>
      </w:pPr>
      <w:r>
        <w:t xml:space="preserve">We note that both </w:t>
      </w:r>
      <w:proofErr w:type="gramStart"/>
      <w:r>
        <w:t>random-components</w:t>
      </w:r>
      <w:proofErr w:type="gramEnd"/>
      <w:r>
        <w:t xml:space="preserve"> can be assumed to have a mean of zero as non-zero components are inherently deterministic and can be integrated into intercept terms.</w:t>
      </w:r>
    </w:p>
    <w:p w14:paraId="24EA49E5" w14:textId="77777777" w:rsidR="00B00B1D" w:rsidRDefault="007A0A24" w:rsidP="00E44D7F">
      <w:pPr>
        <w:pStyle w:val="Heading3"/>
        <w:spacing w:line="480" w:lineRule="auto"/>
      </w:pPr>
      <w:bookmarkStart w:id="263" w:name="linear-mixed-effect-model-with-random-sl"/>
      <w:r>
        <w:t>Linear Mixed Effect Model with Random Slope (Model 4)</w:t>
      </w:r>
      <w:bookmarkEnd w:id="263"/>
    </w:p>
    <w:p w14:paraId="4B219521" w14:textId="77777777" w:rsidR="00B00B1D" w:rsidRDefault="007A0A24" w:rsidP="00E44D7F">
      <w:pPr>
        <w:pStyle w:val="FirstParagraph"/>
        <w:spacing w:line="480" w:lineRule="auto"/>
      </w:pPr>
      <w:r>
        <w:t xml:space="preserve">Model 2 (Linear Regression with Fixed Effect Slope) implements a Fixed Effect slope in an attempt to reconcile the effects of observational correlation that was inadequately accounted for by the subject-specific Fixed Effect Intercept in Model 1. However, in light of the information surrounding the development of Model 3, it is incumbent for us to develop an analogous correction for Model 2. Such a correction will allow us to account for observational correlation due to </w:t>
      </w:r>
      <w:proofErr w:type="spellStart"/>
      <w:r>
        <w:t>subeject</w:t>
      </w:r>
      <w:proofErr w:type="spellEnd"/>
      <w:r>
        <w:t>-clustering as sourced from:</w:t>
      </w:r>
    </w:p>
    <w:p w14:paraId="62630301" w14:textId="77777777" w:rsidR="00B00B1D" w:rsidRDefault="007A0A24" w:rsidP="00E44D7F">
      <w:pPr>
        <w:pStyle w:val="Compact"/>
        <w:numPr>
          <w:ilvl w:val="0"/>
          <w:numId w:val="5"/>
        </w:numPr>
        <w:spacing w:line="480" w:lineRule="auto"/>
      </w:pPr>
      <w:r>
        <w:t>subject-specific random variation associated with measurement instability</w:t>
      </w:r>
    </w:p>
    <w:p w14:paraId="0B772C69" w14:textId="77777777" w:rsidR="00B00B1D" w:rsidRDefault="007A0A24" w:rsidP="00E44D7F">
      <w:pPr>
        <w:pStyle w:val="Compact"/>
        <w:numPr>
          <w:ilvl w:val="0"/>
          <w:numId w:val="5"/>
        </w:numPr>
        <w:spacing w:line="480" w:lineRule="auto"/>
      </w:pPr>
      <w:r>
        <w:t>predictor-dependent, subject-specific random variation associated with measurement instability</w:t>
      </w:r>
    </w:p>
    <w:p w14:paraId="75EF72F6" w14:textId="77777777" w:rsidR="00B00B1D" w:rsidRDefault="007A0A24" w:rsidP="00E44D7F">
      <w:pPr>
        <w:pStyle w:val="FirstParagraph"/>
        <w:spacing w:line="480" w:lineRule="auto"/>
      </w:pPr>
      <w:r>
        <w:t>We write this model as:</w:t>
      </w:r>
    </w:p>
    <w:p w14:paraId="7E1A37C2" w14:textId="77777777" w:rsidR="00B00B1D" w:rsidRDefault="001242B6" w:rsidP="00E44D7F">
      <w:pPr>
        <w:pStyle w:val="BodyText"/>
        <w:spacing w:line="480" w:lineRule="auto"/>
      </w:pPr>
      <m:oMathPara>
        <m:oMathParaPr>
          <m:jc m:val="center"/>
        </m:oMathParaPr>
        <m:oMath>
          <m:sSub>
            <m:sSubPr>
              <m:ctrlPr>
                <w:ins w:id="264"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6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6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6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68"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69" w:author="Hendricks, Audrey" w:date="2020-01-30T16:40:00Z">
                  <w:rPr>
                    <w:rFonts w:ascii="Cambria Math" w:hAnsi="Cambria Math"/>
                  </w:rPr>
                </w:ins>
              </m:ctrlPr>
            </m:dPr>
            <m:e>
              <m:r>
                <w:rPr>
                  <w:rFonts w:ascii="Cambria Math" w:hAnsi="Cambria Math"/>
                </w:rPr>
                <m:t>subjec</m:t>
              </m:r>
              <m:sSub>
                <m:sSubPr>
                  <m:ctrlPr>
                    <w:ins w:id="27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71" w:author="Hendricks, Audrey" w:date="2020-01-30T16:40:00Z">
                  <w:rPr>
                    <w:rFonts w:ascii="Cambria Math" w:hAnsi="Cambria Math"/>
                  </w:rPr>
                </w:ins>
              </m:ctrlPr>
            </m:dPr>
            <m:e>
              <m:sSub>
                <m:sSubPr>
                  <m:ctrlPr>
                    <w:ins w:id="272"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d>
                <m:dPr>
                  <m:ctrlPr>
                    <w:ins w:id="273" w:author="Hendricks, Audrey" w:date="2020-01-30T16:40:00Z">
                      <w:rPr>
                        <w:rFonts w:ascii="Cambria Math" w:hAnsi="Cambria Math"/>
                      </w:rPr>
                    </w:ins>
                  </m:ctrlPr>
                </m:dPr>
                <m:e>
                  <m:r>
                    <w:rPr>
                      <w:rFonts w:ascii="Cambria Math" w:hAnsi="Cambria Math"/>
                    </w:rPr>
                    <m:t>subjec</m:t>
                  </m:r>
                  <m:sSub>
                    <m:sSubPr>
                      <m:ctrlPr>
                        <w:ins w:id="27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sSub>
                <m:sSubPr>
                  <m:ctrlPr>
                    <w:ins w:id="27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7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ED9F900" w14:textId="77777777" w:rsidR="00B00B1D" w:rsidRDefault="007A0A24" w:rsidP="00E44D7F">
      <w:pPr>
        <w:pStyle w:val="FirstParagraph"/>
        <w:spacing w:line="480" w:lineRule="auto"/>
      </w:pPr>
      <w:r>
        <w:t>where</w:t>
      </w:r>
    </w:p>
    <w:p w14:paraId="1B3241A7" w14:textId="77777777" w:rsidR="00B00B1D" w:rsidRDefault="007A0A24" w:rsidP="00E44D7F">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ins w:id="277" w:author="Hendricks, Audrey" w:date="2020-01-30T16:40:00Z">
                  <w:rPr>
                    <w:rFonts w:ascii="Cambria Math" w:hAnsi="Cambria Math"/>
                  </w:rPr>
                </w:ins>
              </m:ctrlPr>
            </m:dPr>
            <m:e>
              <m:m>
                <m:mPr>
                  <m:plcHide m:val="1"/>
                  <m:mcs>
                    <m:mc>
                      <m:mcPr>
                        <m:count m:val="1"/>
                        <m:mcJc m:val="center"/>
                      </m:mcPr>
                    </m:mc>
                  </m:mcs>
                  <m:ctrlPr>
                    <w:ins w:id="278" w:author="Hendricks, Audrey" w:date="2020-01-30T16:40:00Z">
                      <w:rPr>
                        <w:rFonts w:ascii="Cambria Math" w:hAnsi="Cambria Math"/>
                      </w:rPr>
                    </w:ins>
                  </m:ctrlPr>
                </m:mPr>
                <m:mr>
                  <m:e>
                    <m:sSub>
                      <m:sSubPr>
                        <m:ctrlPr>
                          <w:ins w:id="27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e>
                </m:mr>
                <m:mr>
                  <m:e>
                    <m:sSub>
                      <m:sSubPr>
                        <m:ctrlPr>
                          <w:ins w:id="280"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e>
                </m:mr>
              </m:m>
            </m:e>
          </m:d>
          <m:r>
            <w:rPr>
              <w:rFonts w:ascii="Cambria Math" w:hAnsi="Cambria Math"/>
            </w:rPr>
            <m:t>∼N</m:t>
          </m:r>
          <m:d>
            <m:dPr>
              <m:ctrlPr>
                <w:ins w:id="281"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720D7689" w14:textId="77777777" w:rsidR="00B00B1D" w:rsidRDefault="007A0A24" w:rsidP="00E44D7F">
      <w:pPr>
        <w:pStyle w:val="FirstParagraph"/>
        <w:spacing w:line="480" w:lineRule="auto"/>
      </w:pPr>
      <m:oMathPara>
        <m:oMathParaPr>
          <m:jc m:val="center"/>
        </m:oMathParaPr>
        <m:oMath>
          <m:r>
            <w:rPr>
              <w:rFonts w:ascii="Cambria Math" w:hAnsi="Cambria Math"/>
            </w:rPr>
            <w:lastRenderedPageBreak/>
            <m:t>G=</m:t>
          </m:r>
          <m:d>
            <m:dPr>
              <m:begChr m:val="["/>
              <m:endChr m:val="]"/>
              <m:ctrlPr>
                <w:ins w:id="282" w:author="Hendricks, Audrey" w:date="2020-01-30T16:40:00Z">
                  <w:rPr>
                    <w:rFonts w:ascii="Cambria Math" w:hAnsi="Cambria Math"/>
                  </w:rPr>
                </w:ins>
              </m:ctrlPr>
            </m:dPr>
            <m:e>
              <m:m>
                <m:mPr>
                  <m:plcHide m:val="1"/>
                  <m:mcs>
                    <m:mc>
                      <m:mcPr>
                        <m:count m:val="2"/>
                        <m:mcJc m:val="center"/>
                      </m:mcPr>
                    </m:mc>
                  </m:mcs>
                  <m:ctrlPr>
                    <w:ins w:id="283" w:author="Hendricks, Audrey" w:date="2020-01-30T16:40:00Z">
                      <w:rPr>
                        <w:rFonts w:ascii="Cambria Math" w:hAnsi="Cambria Math"/>
                      </w:rPr>
                    </w:ins>
                  </m:ctrlPr>
                </m:mPr>
                <m:mr>
                  <m:e>
                    <m:sSubSup>
                      <m:sSubSupPr>
                        <m:ctrlPr>
                          <w:ins w:id="284"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ins w:id="28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14:paraId="098961EE" w14:textId="77777777" w:rsidR="00B00B1D" w:rsidRDefault="001242B6" w:rsidP="00E44D7F">
      <w:pPr>
        <w:pStyle w:val="FirstParagraph"/>
        <w:spacing w:line="480" w:lineRule="auto"/>
      </w:pPr>
      <m:oMathPara>
        <m:oMathParaPr>
          <m:jc m:val="center"/>
        </m:oMathParaPr>
        <m:oMath>
          <m:sSub>
            <m:sSubPr>
              <m:ctrlPr>
                <w:ins w:id="28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87"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sSubSup>
                <m:sSubSupPr>
                  <m:ctrlPr>
                    <w:ins w:id="28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89" w:author="Hendricks, Audrey" w:date="2020-01-30T16:40:00Z">
                      <w:rPr>
                        <w:rFonts w:ascii="Cambria Math" w:hAnsi="Cambria Math"/>
                      </w:rPr>
                    </w:ins>
                  </m:ctrlPr>
                </m:sSubPr>
                <m:e>
                  <m:r>
                    <m:rPr>
                      <m:sty m:val="b"/>
                    </m:rPr>
                    <w:rPr>
                      <w:rFonts w:ascii="Cambria Math" w:hAnsi="Cambria Math"/>
                    </w:rPr>
                    <m:t>I</m:t>
                  </m:r>
                </m:e>
                <m:sub>
                  <m:sSub>
                    <m:sSubPr>
                      <m:ctrlPr>
                        <w:ins w:id="29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767E9A2F" w14:textId="77777777" w:rsidR="00B00B1D" w:rsidRDefault="007A0A24" w:rsidP="00E44D7F">
      <w:pPr>
        <w:pStyle w:val="Heading2"/>
        <w:spacing w:line="480" w:lineRule="auto"/>
      </w:pPr>
      <w:bookmarkStart w:id="291" w:name="generalized-estimating-equations-model-5"/>
      <w:r>
        <w:t>Generalized Estimating Equations (Model 5)</w:t>
      </w:r>
      <w:bookmarkEnd w:id="291"/>
    </w:p>
    <w:p w14:paraId="71EDFC26" w14:textId="77777777" w:rsidR="00B00B1D" w:rsidRDefault="007A0A24" w:rsidP="00E44D7F">
      <w:pPr>
        <w:pStyle w:val="FirstParagraph"/>
        <w:spacing w:line="480" w:lineRule="auto"/>
      </w:pPr>
      <w:r>
        <w:t xml:space="preserve">Our final method for modeling </w:t>
      </w:r>
      <w:proofErr w:type="spellStart"/>
      <w:r>
        <w:t>scRNA</w:t>
      </w:r>
      <w:proofErr w:type="spellEnd"/>
      <w:r>
        <w:t xml:space="preserve">-seq expression profiles is Generalized Estimating Equations (GEE). Dissimilar to each of the methods previously described, GEE regression </w:t>
      </w:r>
      <w:proofErr w:type="spellStart"/>
      <w:r>
        <w:t>esitimates</w:t>
      </w:r>
      <w:proofErr w:type="spellEnd"/>
      <w:r>
        <w:t xml:space="preserve"> are obtained using methodologies that allow for non-continuous responses. GEE also extrapolates on the techniques used for </w:t>
      </w:r>
      <w:proofErr w:type="spellStart"/>
      <w:r>
        <w:t>modleing</w:t>
      </w:r>
      <w:proofErr w:type="spellEnd"/>
      <w:r>
        <w:t xml:space="preserve"> non-normal responses by </w:t>
      </w:r>
      <w:proofErr w:type="spellStart"/>
      <w:r>
        <w:t>incorperating</w:t>
      </w:r>
      <w:proofErr w:type="spellEnd"/>
      <w:r>
        <w:t xml:space="preserve"> the effects of observational correlation.</w:t>
      </w:r>
    </w:p>
    <w:p w14:paraId="51EF4067" w14:textId="77777777" w:rsidR="00B00B1D" w:rsidRDefault="007A0A24" w:rsidP="00E44D7F">
      <w:pPr>
        <w:pStyle w:val="BodyText"/>
        <w:spacing w:line="480" w:lineRule="auto"/>
      </w:pPr>
      <w:r>
        <w:t>GEE estimates are computed by solving the estimating equation(s):</w:t>
      </w:r>
    </w:p>
    <w:p w14:paraId="6286A055" w14:textId="77777777" w:rsidR="00B00B1D" w:rsidRDefault="00B00B1D" w:rsidP="00E44D7F">
      <w:pPr>
        <w:pStyle w:val="BodyText"/>
        <w:spacing w:line="480" w:lineRule="auto"/>
      </w:pPr>
    </w:p>
    <w:p w14:paraId="61C1D2D0" w14:textId="77777777" w:rsidR="00B00B1D" w:rsidRDefault="007A0A24" w:rsidP="00E44D7F">
      <w:pPr>
        <w:pStyle w:val="BodyText"/>
        <w:spacing w:line="480" w:lineRule="auto"/>
      </w:pPr>
      <w:r>
        <w:t>where:</w:t>
      </w:r>
    </w:p>
    <w:p w14:paraId="63C17204" w14:textId="77777777" w:rsidR="00B00B1D" w:rsidRDefault="001242B6" w:rsidP="00E44D7F">
      <w:pPr>
        <w:pStyle w:val="BodyText"/>
        <w:spacing w:line="480" w:lineRule="auto"/>
      </w:pPr>
      <m:oMathPara>
        <m:oMathParaPr>
          <m:jc m:val="center"/>
        </m:oMathParaPr>
        <m:oMath>
          <m:sSub>
            <m:sSubPr>
              <m:ctrlPr>
                <w:ins w:id="292"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m:t>
          </m:r>
          <m:sSub>
            <m:sSubPr>
              <m:ctrlPr>
                <w:ins w:id="293"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(β)=E</m:t>
          </m:r>
          <m:d>
            <m:dPr>
              <m:begChr m:val="["/>
              <m:endChr m:val="]"/>
              <m:ctrlPr>
                <w:ins w:id="294" w:author="Hendricks, Audrey" w:date="2020-01-30T16:40:00Z">
                  <w:rPr>
                    <w:rFonts w:ascii="Cambria Math" w:hAnsi="Cambria Math"/>
                  </w:rPr>
                </w:ins>
              </m:ctrlPr>
            </m:dPr>
            <m:e>
              <m:sSub>
                <m:sSubPr>
                  <m:ctrlPr>
                    <w:ins w:id="295" w:author="Hendricks, Audrey" w:date="2020-01-30T16:40:00Z">
                      <w:rPr>
                        <w:rFonts w:ascii="Cambria Math" w:hAnsi="Cambria Math"/>
                      </w:rPr>
                    </w:ins>
                  </m:ctrlPr>
                </m:sSubPr>
                <m:e>
                  <m:r>
                    <m:rPr>
                      <m:sty m:val="b"/>
                    </m:rPr>
                    <w:rPr>
                      <w:rFonts w:ascii="Cambria Math" w:hAnsi="Cambria Math"/>
                    </w:rPr>
                    <m:t>Y</m:t>
                  </m:r>
                </m:e>
                <m:sub>
                  <m:r>
                    <w:rPr>
                      <w:rFonts w:ascii="Cambria Math" w:hAnsi="Cambria Math"/>
                    </w:rPr>
                    <m:t>hi</m:t>
                  </m:r>
                </m:sub>
              </m:sSub>
            </m:e>
          </m:d>
          <m:r>
            <w:rPr>
              <w:rFonts w:ascii="Cambria Math" w:hAnsi="Cambria Math"/>
            </w:rPr>
            <m:t>=</m:t>
          </m:r>
          <m:sSub>
            <m:sSubPr>
              <m:ctrlPr>
                <w:ins w:id="296"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hi</m:t>
              </m:r>
            </m:sub>
          </m:sSub>
        </m:oMath>
      </m:oMathPara>
    </w:p>
    <w:p w14:paraId="0F3FF858" w14:textId="77777777" w:rsidR="00B00B1D" w:rsidRDefault="007A0A24" w:rsidP="00E44D7F">
      <w:pPr>
        <w:pStyle w:val="FirstParagraph"/>
        <w:spacing w:line="480" w:lineRule="auto"/>
      </w:pPr>
      <w:r>
        <w:t xml:space="preserve">represents the relationship between the expected value of the response </w:t>
      </w:r>
      <m:oMath>
        <m:sSub>
          <m:sSubPr>
            <m:ctrlPr>
              <w:ins w:id="297"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i</m:t>
            </m:r>
          </m:sub>
        </m:sSub>
      </m:oMath>
      <w:r>
        <w:t xml:space="preserve"> (not necessarily assumed to be a distribution) and the linear predictor </w:t>
      </w:r>
      <m:oMath>
        <m:sSub>
          <m:sSubPr>
            <m:ctrlPr>
              <w:ins w:id="298"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i</m:t>
            </m:r>
          </m:sub>
        </m:sSub>
      </m:oMath>
      <w:r>
        <w:t>,</w:t>
      </w:r>
    </w:p>
    <w:p w14:paraId="2427093C" w14:textId="77777777" w:rsidR="00B00B1D" w:rsidRDefault="001242B6" w:rsidP="00E44D7F">
      <w:pPr>
        <w:pStyle w:val="BodyText"/>
        <w:spacing w:line="480" w:lineRule="auto"/>
      </w:pPr>
      <m:oMathPara>
        <m:oMathParaPr>
          <m:jc m:val="center"/>
        </m:oMathParaPr>
        <m:oMath>
          <m:sSub>
            <m:sSubPr>
              <m:ctrlPr>
                <w:ins w:id="299" w:author="Hendricks, Audrey" w:date="2020-01-30T16:40:00Z">
                  <w:rPr>
                    <w:rFonts w:ascii="Cambria Math" w:hAnsi="Cambria Math"/>
                  </w:rPr>
                </w:ins>
              </m:ctrlPr>
            </m:sSubPr>
            <m:e>
              <m:r>
                <m:rPr>
                  <m:sty m:val="b"/>
                </m:rPr>
                <w:rPr>
                  <w:rFonts w:ascii="Cambria Math" w:hAnsi="Cambria Math"/>
                </w:rPr>
                <m:t>D</m:t>
              </m:r>
            </m:e>
            <m:sub>
              <m:r>
                <w:rPr>
                  <w:rFonts w:ascii="Cambria Math" w:hAnsi="Cambria Math"/>
                </w:rPr>
                <m:t>hi</m:t>
              </m:r>
            </m:sub>
          </m:sSub>
          <m:r>
            <w:rPr>
              <w:rFonts w:ascii="Cambria Math" w:hAnsi="Cambria Math"/>
            </w:rPr>
            <m:t>=</m:t>
          </m:r>
          <m:d>
            <m:dPr>
              <m:begChr m:val="["/>
              <m:endChr m:val="]"/>
              <m:ctrlPr>
                <w:ins w:id="300" w:author="Hendricks, Audrey" w:date="2020-01-30T16:40:00Z">
                  <w:rPr>
                    <w:rFonts w:ascii="Cambria Math" w:hAnsi="Cambria Math"/>
                  </w:rPr>
                </w:ins>
              </m:ctrlPr>
            </m:dPr>
            <m:e>
              <m:m>
                <m:mPr>
                  <m:plcHide m:val="1"/>
                  <m:mcs>
                    <m:mc>
                      <m:mcPr>
                        <m:count m:val="4"/>
                        <m:mcJc m:val="center"/>
                      </m:mcPr>
                    </m:mc>
                  </m:mcs>
                  <m:ctrlPr>
                    <w:ins w:id="301" w:author="Hendricks, Audrey" w:date="2020-01-30T16:40:00Z">
                      <w:rPr>
                        <w:rFonts w:ascii="Cambria Math" w:hAnsi="Cambria Math"/>
                      </w:rPr>
                    </w:ins>
                  </m:ctrlPr>
                </m:mPr>
                <m:mr>
                  <m:e>
                    <m:f>
                      <m:fPr>
                        <m:ctrlPr>
                          <w:ins w:id="302" w:author="Hendricks, Audrey" w:date="2020-01-30T16:40:00Z">
                            <w:rPr>
                              <w:rFonts w:ascii="Cambria Math" w:hAnsi="Cambria Math"/>
                            </w:rPr>
                          </w:ins>
                        </m:ctrlPr>
                      </m:fPr>
                      <m:num>
                        <m:r>
                          <w:rPr>
                            <w:rFonts w:ascii="Cambria Math" w:hAnsi="Cambria Math"/>
                          </w:rPr>
                          <m:t>∂</m:t>
                        </m:r>
                        <m:sSub>
                          <m:sSubPr>
                            <m:ctrlPr>
                              <w:ins w:id="303"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05" w:author="Hendricks, Audrey" w:date="2020-01-30T16:40:00Z">
                            <w:rPr>
                              <w:rFonts w:ascii="Cambria Math" w:hAnsi="Cambria Math"/>
                            </w:rPr>
                          </w:ins>
                        </m:ctrlPr>
                      </m:fPr>
                      <m:num>
                        <m:r>
                          <w:rPr>
                            <w:rFonts w:ascii="Cambria Math" w:hAnsi="Cambria Math"/>
                          </w:rPr>
                          <m:t>∂</m:t>
                        </m:r>
                        <m:sSub>
                          <m:sSubPr>
                            <m:ctrlPr>
                              <w:ins w:id="306"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08" w:author="Hendricks, Audrey" w:date="2020-01-30T16:40:00Z">
                            <w:rPr>
                              <w:rFonts w:ascii="Cambria Math" w:hAnsi="Cambria Math"/>
                            </w:rPr>
                          </w:ins>
                        </m:ctrlPr>
                      </m:fPr>
                      <m:num>
                        <m:r>
                          <w:rPr>
                            <w:rFonts w:ascii="Cambria Math" w:hAnsi="Cambria Math"/>
                          </w:rPr>
                          <m:t>∂</m:t>
                        </m:r>
                        <m:sSub>
                          <m:sSubPr>
                            <m:ctrlPr>
                              <w:ins w:id="309"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10"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f>
                      <m:fPr>
                        <m:ctrlPr>
                          <w:ins w:id="311" w:author="Hendricks, Audrey" w:date="2020-01-30T16:40:00Z">
                            <w:rPr>
                              <w:rFonts w:ascii="Cambria Math" w:hAnsi="Cambria Math"/>
                            </w:rPr>
                          </w:ins>
                        </m:ctrlPr>
                      </m:fPr>
                      <m:num>
                        <m:r>
                          <w:rPr>
                            <w:rFonts w:ascii="Cambria Math" w:hAnsi="Cambria Math"/>
                          </w:rPr>
                          <m:t>∂</m:t>
                        </m:r>
                        <m:sSub>
                          <m:sSubPr>
                            <m:ctrlPr>
                              <w:ins w:id="312"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14" w:author="Hendricks, Audrey" w:date="2020-01-30T16:40:00Z">
                            <w:rPr>
                              <w:rFonts w:ascii="Cambria Math" w:hAnsi="Cambria Math"/>
                            </w:rPr>
                          </w:ins>
                        </m:ctrlPr>
                      </m:fPr>
                      <m:num>
                        <m:r>
                          <w:rPr>
                            <w:rFonts w:ascii="Cambria Math" w:hAnsi="Cambria Math"/>
                          </w:rPr>
                          <m:t>∂</m:t>
                        </m:r>
                        <m:sSub>
                          <m:sSubPr>
                            <m:ctrlPr>
                              <w:ins w:id="315"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6"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17" w:author="Hendricks, Audrey" w:date="2020-01-30T16:40:00Z">
                            <w:rPr>
                              <w:rFonts w:ascii="Cambria Math" w:hAnsi="Cambria Math"/>
                            </w:rPr>
                          </w:ins>
                        </m:ctrlPr>
                      </m:fPr>
                      <m:num>
                        <m:r>
                          <w:rPr>
                            <w:rFonts w:ascii="Cambria Math" w:hAnsi="Cambria Math"/>
                          </w:rPr>
                          <m:t>∂</m:t>
                        </m:r>
                        <m:sSub>
                          <m:sSubPr>
                            <m:ctrlPr>
                              <w:ins w:id="318"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9"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ins w:id="320" w:author="Hendricks, Audrey" w:date="2020-01-30T16:40:00Z">
                            <w:rPr>
                              <w:rFonts w:ascii="Cambria Math" w:hAnsi="Cambria Math"/>
                            </w:rPr>
                          </w:ins>
                        </m:ctrlPr>
                      </m:fPr>
                      <m:num>
                        <m:r>
                          <w:rPr>
                            <w:rFonts w:ascii="Cambria Math" w:hAnsi="Cambria Math"/>
                          </w:rPr>
                          <m:t>∂</m:t>
                        </m:r>
                        <m:sSub>
                          <m:sSubPr>
                            <m:ctrlPr>
                              <w:ins w:id="321"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2"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24" w:author="Hendricks, Audrey" w:date="2020-01-30T16:40:00Z">
                            <w:rPr>
                              <w:rFonts w:ascii="Cambria Math" w:hAnsi="Cambria Math"/>
                            </w:rPr>
                          </w:ins>
                        </m:ctrlPr>
                      </m:fPr>
                      <m:num>
                        <m:r>
                          <w:rPr>
                            <w:rFonts w:ascii="Cambria Math" w:hAnsi="Cambria Math"/>
                          </w:rPr>
                          <m:t>∂</m:t>
                        </m:r>
                        <m:sSub>
                          <m:sSubPr>
                            <m:ctrlPr>
                              <w:ins w:id="325"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6"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28" w:author="Hendricks, Audrey" w:date="2020-01-30T16:40:00Z">
                            <w:rPr>
                              <w:rFonts w:ascii="Cambria Math" w:hAnsi="Cambria Math"/>
                            </w:rPr>
                          </w:ins>
                        </m:ctrlPr>
                      </m:fPr>
                      <m:num>
                        <m:r>
                          <w:rPr>
                            <w:rFonts w:ascii="Cambria Math" w:hAnsi="Cambria Math"/>
                          </w:rPr>
                          <m:t>∂</m:t>
                        </m:r>
                        <m:sSub>
                          <m:sSubPr>
                            <m:ctrlPr>
                              <w:ins w:id="329"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3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31"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
            </m:e>
          </m:d>
        </m:oMath>
      </m:oMathPara>
    </w:p>
    <w:p w14:paraId="0899FE4B" w14:textId="77777777" w:rsidR="00B00B1D" w:rsidRDefault="007A0A24" w:rsidP="00E44D7F">
      <w:pPr>
        <w:pStyle w:val="FirstParagraph"/>
        <w:spacing w:line="480" w:lineRule="auto"/>
      </w:pPr>
      <w:r>
        <w:lastRenderedPageBreak/>
        <w:t>is the first derivative matrix, and</w:t>
      </w:r>
    </w:p>
    <w:p w14:paraId="16BD3F44" w14:textId="77777777" w:rsidR="00B00B1D" w:rsidRDefault="001242B6" w:rsidP="00E44D7F">
      <w:pPr>
        <w:pStyle w:val="BodyText"/>
        <w:spacing w:line="480" w:lineRule="auto"/>
      </w:pPr>
      <m:oMathPara>
        <m:oMathParaPr>
          <m:jc m:val="center"/>
        </m:oMathParaPr>
        <m:oMath>
          <m:sSub>
            <m:sSubPr>
              <m:ctrlPr>
                <w:ins w:id="332"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r>
            <w:rPr>
              <w:rFonts w:ascii="Cambria Math" w:hAnsi="Cambria Math"/>
            </w:rPr>
            <m:t>=</m:t>
          </m:r>
          <m:sSubSup>
            <m:sSubSupPr>
              <m:ctrlPr>
                <w:ins w:id="333"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4"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r>
            <w:rPr>
              <w:rFonts w:ascii="Cambria Math" w:hAnsi="Cambria Math"/>
            </w:rPr>
            <m:t>Corr(</m:t>
          </m:r>
          <m:sSub>
            <m:sSubPr>
              <m:ctrlPr>
                <w:ins w:id="335" w:author="Hendricks, Audrey" w:date="2020-01-30T16:40:00Z">
                  <w:rPr>
                    <w:rFonts w:ascii="Cambria Math" w:hAnsi="Cambria Math"/>
                  </w:rPr>
                </w:ins>
              </m:ctrlPr>
            </m:sSubPr>
            <m:e>
              <m:r>
                <m:rPr>
                  <m:sty m:val="b"/>
                </m:rPr>
                <w:rPr>
                  <w:rFonts w:ascii="Cambria Math" w:hAnsi="Cambria Math"/>
                </w:rPr>
                <m:t>Y</m:t>
              </m:r>
            </m:e>
            <m:sub>
              <m:r>
                <m:rPr>
                  <m:sty m:val="b"/>
                </m:rPr>
                <w:rPr>
                  <w:rFonts w:ascii="Cambria Math" w:hAnsi="Cambria Math"/>
                </w:rPr>
                <m:t>hi</m:t>
              </m:r>
            </m:sub>
          </m:sSub>
          <m:r>
            <w:rPr>
              <w:rFonts w:ascii="Cambria Math" w:hAnsi="Cambria Math"/>
            </w:rPr>
            <m:t>)</m:t>
          </m:r>
          <m:sSubSup>
            <m:sSubSupPr>
              <m:ctrlPr>
                <w:ins w:id="336"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7"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oMath>
      </m:oMathPara>
    </w:p>
    <w:p w14:paraId="7530DA22" w14:textId="77777777" w:rsidR="00B00B1D" w:rsidRDefault="001242B6" w:rsidP="00E44D7F">
      <w:pPr>
        <w:pStyle w:val="FirstParagraph"/>
        <w:spacing w:line="480" w:lineRule="auto"/>
      </w:pPr>
      <m:oMathPara>
        <m:oMathParaPr>
          <m:jc m:val="center"/>
        </m:oMathParaPr>
        <m:oMath>
          <m:sSub>
            <m:sSubPr>
              <m:ctrlPr>
                <w:ins w:id="338" w:author="Hendricks, Audrey" w:date="2020-01-30T16:40:00Z">
                  <w:rPr>
                    <w:rFonts w:ascii="Cambria Math" w:hAnsi="Cambria Math"/>
                  </w:rPr>
                </w:ins>
              </m:ctrlPr>
            </m:sSubPr>
            <m:e>
              <m:r>
                <m:rPr>
                  <m:sty m:val="b"/>
                </m:rPr>
                <w:rPr>
                  <w:rFonts w:ascii="Cambria Math" w:hAnsi="Cambria Math"/>
                </w:rPr>
                <m:t>A</m:t>
              </m:r>
            </m:e>
            <m:sub>
              <m:r>
                <w:rPr>
                  <w:rFonts w:ascii="Cambria Math" w:hAnsi="Cambria Math"/>
                </w:rPr>
                <m:t>hi</m:t>
              </m:r>
            </m:sub>
          </m:sSub>
          <m:r>
            <w:rPr>
              <w:rFonts w:ascii="Cambria Math" w:hAnsi="Cambria Math"/>
            </w:rPr>
            <m:t>=</m:t>
          </m:r>
          <m:limLow>
            <m:limLowPr>
              <m:ctrlPr>
                <w:ins w:id="339" w:author="Hendricks, Audrey" w:date="2020-01-30T16:40:00Z">
                  <w:rPr>
                    <w:rFonts w:ascii="Cambria Math" w:hAnsi="Cambria Math"/>
                  </w:rPr>
                </w:ins>
              </m:ctrlPr>
            </m:limLowPr>
            <m:e>
              <m:r>
                <w:rPr>
                  <w:rFonts w:ascii="Cambria Math" w:hAnsi="Cambria Math"/>
                </w:rPr>
                <m:t>diag</m:t>
              </m:r>
            </m:e>
            <m:lim>
              <m:sSub>
                <m:sSubPr>
                  <m:ctrlPr>
                    <w:ins w:id="34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lim>
          </m:limLow>
          <m:d>
            <m:dPr>
              <m:begChr m:val="{"/>
              <m:endChr m:val="}"/>
              <m:ctrlPr>
                <w:ins w:id="341" w:author="Hendricks, Audrey" w:date="2020-01-30T16:40:00Z">
                  <w:rPr>
                    <w:rFonts w:ascii="Cambria Math" w:hAnsi="Cambria Math"/>
                  </w:rPr>
                </w:ins>
              </m:ctrlPr>
            </m:dPr>
            <m:e>
              <m:sSub>
                <m:sSubPr>
                  <m:ctrlPr>
                    <w:ins w:id="342"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3" w:author="Hendricks, Audrey" w:date="2020-01-30T16:40:00Z">
                      <w:rPr>
                        <w:rFonts w:ascii="Cambria Math" w:hAnsi="Cambria Math"/>
                      </w:rPr>
                    </w:ins>
                  </m:ctrlPr>
                </m:dPr>
                <m:e>
                  <m:sSub>
                    <m:sSubPr>
                      <m:ctrlPr>
                        <w:ins w:id="344"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45" w:author="Hendricks, Audrey" w:date="2020-01-30T16:40:00Z">
                      <w:rPr>
                        <w:rFonts w:ascii="Cambria Math" w:hAnsi="Cambria Math"/>
                      </w:rPr>
                    </w:ins>
                  </m:ctrlPr>
                </m:dPr>
                <m:e>
                  <m:sSub>
                    <m:sSubPr>
                      <m:ctrlPr>
                        <w:ins w:id="346"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e>
          </m:d>
        </m:oMath>
      </m:oMathPara>
    </w:p>
    <w:p w14:paraId="6E2D40A9" w14:textId="77777777" w:rsidR="00B00B1D" w:rsidRDefault="007A0A24" w:rsidP="00E44D7F">
      <w:pPr>
        <w:pStyle w:val="FirstParagraph"/>
        <w:spacing w:line="480" w:lineRule="auto"/>
      </w:pPr>
      <w:r>
        <w:t xml:space="preserve">We note that </w:t>
      </w:r>
      <m:oMath>
        <m:sSub>
          <m:sSubPr>
            <m:ctrlPr>
              <w:ins w:id="347"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8" w:author="Hendricks, Audrey" w:date="2020-01-30T16:40:00Z">
                <w:rPr>
                  <w:rFonts w:ascii="Cambria Math" w:hAnsi="Cambria Math"/>
                </w:rPr>
              </w:ins>
            </m:ctrlPr>
          </m:dPr>
          <m:e>
            <m:sSub>
              <m:sSubPr>
                <m:ctrlPr>
                  <w:ins w:id="349"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oMath>
      <w:r>
        <w:t xml:space="preserve"> and </w:t>
      </w:r>
      <m:oMath>
        <m:r>
          <w:rPr>
            <w:rFonts w:ascii="Cambria Math" w:hAnsi="Cambria Math"/>
          </w:rPr>
          <m:t>ν</m:t>
        </m:r>
        <m:d>
          <m:dPr>
            <m:ctrlPr>
              <w:ins w:id="350" w:author="Hendricks, Audrey" w:date="2020-01-30T16:40:00Z">
                <w:rPr>
                  <w:rFonts w:ascii="Cambria Math" w:hAnsi="Cambria Math"/>
                </w:rPr>
              </w:ins>
            </m:ctrlPr>
          </m:dPr>
          <m:e>
            <m:sSub>
              <m:sSubPr>
                <m:ctrlPr>
                  <w:ins w:id="35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w:r>
        <w:t xml:space="preserve"> are hyperpa</w:t>
      </w:r>
      <w:proofErr w:type="spellStart"/>
      <w:r>
        <w:t>rameters</w:t>
      </w:r>
      <w:proofErr w:type="spellEnd"/>
      <w:r>
        <w:t xml:space="preserve"> defined so that we may know the variance as a function of the mean and a scale parameter, </w:t>
      </w:r>
      <w:proofErr w:type="spellStart"/>
      <w:r>
        <w:t>i.e</w:t>
      </w:r>
      <w:proofErr w:type="spellEnd"/>
      <w:r>
        <w:t>:</w:t>
      </w:r>
    </w:p>
    <w:p w14:paraId="59168C67"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52" w:author="Hendricks, Audrey" w:date="2020-01-30T16:40:00Z">
                  <w:rPr>
                    <w:rFonts w:ascii="Cambria Math" w:hAnsi="Cambria Math"/>
                  </w:rPr>
                </w:ins>
              </m:ctrlPr>
            </m:dPr>
            <m:e>
              <m:sSub>
                <m:sSubPr>
                  <m:ctrlPr>
                    <w:ins w:id="35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54"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55" w:author="Hendricks, Audrey" w:date="2020-01-30T16:40:00Z">
                  <w:rPr>
                    <w:rFonts w:ascii="Cambria Math" w:hAnsi="Cambria Math"/>
                  </w:rPr>
                </w:ins>
              </m:ctrlPr>
            </m:dPr>
            <m:e>
              <m:sSub>
                <m:sSubPr>
                  <m:ctrlPr>
                    <w:ins w:id="356"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57" w:author="Hendricks, Audrey" w:date="2020-01-30T16:40:00Z">
                  <w:rPr>
                    <w:rFonts w:ascii="Cambria Math" w:hAnsi="Cambria Math"/>
                  </w:rPr>
                </w:ins>
              </m:ctrlPr>
            </m:dPr>
            <m:e>
              <m:sSub>
                <m:sSubPr>
                  <m:ctrlPr>
                    <w:ins w:id="35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m:oMathPara>
    </w:p>
    <w:p w14:paraId="511532BE" w14:textId="77777777" w:rsidR="00B00B1D" w:rsidRDefault="007A0A24" w:rsidP="00E44D7F">
      <w:pPr>
        <w:pStyle w:val="FirstParagraph"/>
        <w:spacing w:line="480" w:lineRule="auto"/>
      </w:pPr>
      <w:r>
        <w:t>The GEE algorithm is iterative and used the following steps to converge at an estimate:</w:t>
      </w:r>
    </w:p>
    <w:p w14:paraId="35488F5F" w14:textId="77777777" w:rsidR="00B00B1D" w:rsidRDefault="007A0A24" w:rsidP="00E44D7F">
      <w:pPr>
        <w:pStyle w:val="Compact"/>
        <w:numPr>
          <w:ilvl w:val="0"/>
          <w:numId w:val="6"/>
        </w:numPr>
        <w:spacing w:line="480" w:lineRule="auto"/>
      </w:pPr>
      <w:r>
        <w:t xml:space="preserve">Generalized Linear Modeling methods employing Maximum Likelihood Estimation are used to obtain </w:t>
      </w:r>
      <w:proofErr w:type="spellStart"/>
      <w:r>
        <w:t>intial</w:t>
      </w:r>
      <w:proofErr w:type="spellEnd"/>
      <w:r>
        <w:t xml:space="preserve"> estimates for </w:t>
      </w:r>
      <m:oMath>
        <m:r>
          <m:rPr>
            <m:sty m:val="b"/>
          </m:rPr>
          <w:rPr>
            <w:rFonts w:ascii="Cambria Math" w:hAnsi="Cambria Math"/>
          </w:rPr>
          <m:t>β</m:t>
        </m:r>
      </m:oMath>
    </w:p>
    <w:p w14:paraId="3BB0FC04" w14:textId="77777777" w:rsidR="00B00B1D" w:rsidRDefault="007A0A24" w:rsidP="00E44D7F">
      <w:pPr>
        <w:pStyle w:val="Compact"/>
        <w:numPr>
          <w:ilvl w:val="0"/>
          <w:numId w:val="6"/>
        </w:numPr>
        <w:spacing w:line="480" w:lineRule="auto"/>
      </w:pPr>
      <w:r>
        <w:t xml:space="preserve">Estimates for </w:t>
      </w:r>
      <m:oMath>
        <m:r>
          <m:rPr>
            <m:sty m:val="b"/>
          </m:rPr>
          <w:rPr>
            <w:rFonts w:ascii="Cambria Math" w:hAnsi="Cambria Math"/>
          </w:rPr>
          <m:t>β</m:t>
        </m:r>
      </m:oMath>
      <w:r>
        <w:t xml:space="preserve"> used to compute hyper-parameters</w:t>
      </w:r>
    </w:p>
    <w:p w14:paraId="0FC0EA64" w14:textId="77777777" w:rsidR="00B00B1D" w:rsidRDefault="007A0A24" w:rsidP="00E44D7F">
      <w:pPr>
        <w:pStyle w:val="Compact"/>
        <w:numPr>
          <w:ilvl w:val="0"/>
          <w:numId w:val="6"/>
        </w:numPr>
        <w:spacing w:line="480" w:lineRule="auto"/>
      </w:pPr>
      <w:r>
        <w:t>New estimates for hyper-parameters and working covariance matrix (</w:t>
      </w:r>
      <m:oMath>
        <m:sSub>
          <m:sSubPr>
            <m:ctrlPr>
              <w:ins w:id="359"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oMath>
      <w:r>
        <w:t xml:space="preserve">) used to obtain new estimates for </w:t>
      </w:r>
      <m:oMath>
        <m:r>
          <m:rPr>
            <m:sty m:val="b"/>
          </m:rPr>
          <w:rPr>
            <w:rFonts w:ascii="Cambria Math" w:hAnsi="Cambria Math"/>
          </w:rPr>
          <m:t>β</m:t>
        </m:r>
      </m:oMath>
      <w:r>
        <w:t xml:space="preserve"> by solving (1)</w:t>
      </w:r>
    </w:p>
    <w:p w14:paraId="76ECB5FF" w14:textId="77777777" w:rsidR="00B00B1D" w:rsidRDefault="007A0A24" w:rsidP="00E44D7F">
      <w:pPr>
        <w:pStyle w:val="Compact"/>
        <w:numPr>
          <w:ilvl w:val="0"/>
          <w:numId w:val="6"/>
        </w:numPr>
        <w:spacing w:line="480" w:lineRule="auto"/>
      </w:pPr>
      <w:r>
        <w:t>Repeat Steps 2 &amp; 3 until algorithm converges</w:t>
      </w:r>
    </w:p>
    <w:p w14:paraId="720EF643" w14:textId="77777777" w:rsidR="00B00B1D" w:rsidRDefault="007A0A24" w:rsidP="00E44D7F">
      <w:pPr>
        <w:pStyle w:val="FirstParagraph"/>
        <w:spacing w:line="480" w:lineRule="auto"/>
      </w:pPr>
      <w:r>
        <w:t xml:space="preserve">The GEE algorithm has a quality which makes it very appealing for many applications with observational clustering. Specifically, the algorithm is robust to misspecification of the observational correlation structure. That is, the estimates </w:t>
      </w:r>
      <m:oMath>
        <m:sSub>
          <m:sSubPr>
            <m:ctrlPr>
              <w:ins w:id="360" w:author="Hendricks, Audrey" w:date="2020-01-30T16:40:00Z">
                <w:rPr>
                  <w:rFonts w:ascii="Cambria Math" w:hAnsi="Cambria Math"/>
                </w:rPr>
              </w:ins>
            </m:ctrlPr>
          </m:sSubPr>
          <m:e>
            <m:acc>
              <m:accPr>
                <m:ctrlPr>
                  <w:ins w:id="361" w:author="Hendricks, Audrey" w:date="2020-01-30T16:40:00Z">
                    <w:rPr>
                      <w:rFonts w:ascii="Cambria Math" w:hAnsi="Cambria Math"/>
                    </w:rPr>
                  </w:ins>
                </m:ctrlPr>
              </m:accPr>
              <m:e>
                <m:r>
                  <m:rPr>
                    <m:sty m:val="b"/>
                  </m:rPr>
                  <w:rPr>
                    <w:rFonts w:ascii="Cambria Math" w:hAnsi="Cambria Math"/>
                  </w:rPr>
                  <m:t>β</m:t>
                </m:r>
              </m:e>
            </m:acc>
          </m:e>
          <m:sub>
            <m:r>
              <w:rPr>
                <w:rFonts w:ascii="Cambria Math" w:hAnsi="Cambria Math"/>
              </w:rPr>
              <m:t>GEE</m:t>
            </m:r>
          </m:sub>
        </m:sSub>
      </m:oMath>
      <w:r>
        <w:t xml:space="preserve"> are consistent with </w:t>
      </w:r>
      <m:oMath>
        <m:r>
          <m:rPr>
            <m:sty m:val="b"/>
          </m:rPr>
          <w:rPr>
            <w:rFonts w:ascii="Cambria Math" w:hAnsi="Cambria Math"/>
          </w:rPr>
          <m:t>β</m:t>
        </m:r>
      </m:oMath>
      <w:r>
        <w:t xml:space="preserve"> irrespective of the estimates for within-subject correlation.</w:t>
      </w:r>
    </w:p>
    <w:p w14:paraId="430A67A5" w14:textId="77777777" w:rsidR="00B00B1D" w:rsidRDefault="007A0A24" w:rsidP="00E44D7F">
      <w:pPr>
        <w:pStyle w:val="BodyText"/>
        <w:spacing w:line="480" w:lineRule="auto"/>
      </w:pPr>
      <w:r>
        <w:t xml:space="preserve">The GEE algorithm is also very stable, in-part due to the fact that the effect(s) that it estimates are population-averaged. Each of the previous methods (Model 0 withstanding) </w:t>
      </w:r>
      <w:r>
        <w:lastRenderedPageBreak/>
        <w:t xml:space="preserve">had subject-specific interpretations, but the GEE algorithm provides marginal parameter estimates. These values do not represent any specific subject, but rather the </w:t>
      </w:r>
      <w:proofErr w:type="gramStart"/>
      <w:r>
        <w:t>population-average</w:t>
      </w:r>
      <w:proofErr w:type="gramEnd"/>
      <w:r>
        <w:t>.</w:t>
      </w:r>
    </w:p>
    <w:p w14:paraId="0136EFCD" w14:textId="77777777" w:rsidR="00B00B1D" w:rsidRDefault="007A0A24" w:rsidP="00E44D7F">
      <w:pPr>
        <w:pStyle w:val="BodyText"/>
        <w:spacing w:line="480" w:lineRule="auto"/>
      </w:pPr>
      <w:r>
        <w:t xml:space="preserve">According to Fitzmaurice, Laird, and Ware [13] we also need to ensure that any responses modeled in the GEE process are stationary, </w:t>
      </w:r>
      <w:proofErr w:type="spellStart"/>
      <w:r>
        <w:t>i.e</w:t>
      </w:r>
      <w:proofErr w:type="spellEnd"/>
      <w:r>
        <w:t>:</w:t>
      </w:r>
    </w:p>
    <w:p w14:paraId="339A2A32"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62" w:author="Hendricks, Audrey" w:date="2020-01-30T16:40:00Z">
                  <w:rPr>
                    <w:rFonts w:ascii="Cambria Math" w:hAnsi="Cambria Math"/>
                  </w:rPr>
                </w:ins>
              </m:ctrlPr>
            </m:dPr>
            <m:e>
              <m:sSub>
                <m:sSubPr>
                  <m:ctrlPr>
                    <w:ins w:id="36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4" w:author="Hendricks, Audrey" w:date="2020-01-30T16:40:00Z">
                      <w:rPr>
                        <w:rFonts w:ascii="Cambria Math" w:hAnsi="Cambria Math"/>
                      </w:rPr>
                    </w:ins>
                  </m:ctrlPr>
                </m:sSubPr>
                <m:e>
                  <m:r>
                    <m:rPr>
                      <m:sty m:val="b"/>
                    </m:rPr>
                    <w:rPr>
                      <w:rFonts w:ascii="Cambria Math" w:hAnsi="Cambria Math"/>
                    </w:rPr>
                    <m:t>X</m:t>
                  </m:r>
                </m:e>
                <m:sub>
                  <m:r>
                    <w:rPr>
                      <w:rFonts w:ascii="Cambria Math" w:hAnsi="Cambria Math"/>
                    </w:rPr>
                    <m:t>hi</m:t>
                  </m:r>
                </m:sub>
              </m:sSub>
            </m:e>
          </m:d>
          <m:r>
            <w:rPr>
              <w:rFonts w:ascii="Cambria Math" w:hAnsi="Cambria Math"/>
            </w:rPr>
            <m:t>=E</m:t>
          </m:r>
          <m:d>
            <m:dPr>
              <m:begChr m:val="["/>
              <m:endChr m:val="]"/>
              <m:ctrlPr>
                <w:ins w:id="365" w:author="Hendricks, Audrey" w:date="2020-01-30T16:40:00Z">
                  <w:rPr>
                    <w:rFonts w:ascii="Cambria Math" w:hAnsi="Cambria Math"/>
                  </w:rPr>
                </w:ins>
              </m:ctrlPr>
            </m:dPr>
            <m:e>
              <m:sSub>
                <m:sSubPr>
                  <m:ctrlPr>
                    <w:ins w:id="366"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7" w:author="Hendricks, Audrey" w:date="2020-01-30T16:40:00Z">
                      <w:rPr>
                        <w:rFonts w:ascii="Cambria Math" w:hAnsi="Cambria Math"/>
                      </w:rPr>
                    </w:ins>
                  </m:ctrlPr>
                </m:sSubPr>
                <m:e>
                  <m:r>
                    <w:rPr>
                      <w:rFonts w:ascii="Cambria Math" w:hAnsi="Cambria Math"/>
                    </w:rPr>
                    <m:t>X</m:t>
                  </m:r>
                </m:e>
                <m:sub>
                  <m:r>
                    <w:rPr>
                      <w:rFonts w:ascii="Cambria Math" w:hAnsi="Cambria Math"/>
                    </w:rPr>
                    <m:t>hi1</m:t>
                  </m:r>
                </m:sub>
              </m:sSub>
              <m:r>
                <w:rPr>
                  <w:rFonts w:ascii="Cambria Math" w:hAnsi="Cambria Math"/>
                </w:rPr>
                <m:t>,…,</m:t>
              </m:r>
              <m:sSub>
                <m:sSubPr>
                  <m:ctrlPr>
                    <w:ins w:id="368" w:author="Hendricks, Audrey" w:date="2020-01-30T16:40:00Z">
                      <w:rPr>
                        <w:rFonts w:ascii="Cambria Math" w:hAnsi="Cambria Math"/>
                      </w:rPr>
                    </w:ins>
                  </m:ctrlPr>
                </m:sSubPr>
                <m:e>
                  <m:r>
                    <w:rPr>
                      <w:rFonts w:ascii="Cambria Math" w:hAnsi="Cambria Math"/>
                    </w:rPr>
                    <m:t>X</m:t>
                  </m:r>
                </m:e>
                <m:sub>
                  <m:r>
                    <w:rPr>
                      <w:rFonts w:ascii="Cambria Math" w:hAnsi="Cambria Math"/>
                    </w:rPr>
                    <m:t>hi</m:t>
                  </m:r>
                  <m:sSub>
                    <m:sSubPr>
                      <m:ctrlPr>
                        <w:ins w:id="36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ins w:id="370" w:author="Hendricks, Audrey" w:date="2020-01-30T16:40:00Z">
                  <w:rPr>
                    <w:rFonts w:ascii="Cambria Math" w:hAnsi="Cambria Math"/>
                  </w:rPr>
                </w:ins>
              </m:ctrlPr>
            </m:dPr>
            <m:e>
              <m:sSub>
                <m:sSubPr>
                  <m:ctrlPr>
                    <w:ins w:id="371"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2"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3C5185C6" w14:textId="77777777" w:rsidR="00B00B1D" w:rsidRDefault="007A0A24" w:rsidP="00E44D7F">
      <w:pPr>
        <w:pStyle w:val="FirstParagraph"/>
        <w:spacing w:line="480" w:lineRule="auto"/>
      </w:pPr>
      <w:r>
        <w:t xml:space="preserve">The </w:t>
      </w:r>
      <w:proofErr w:type="spellStart"/>
      <w:r>
        <w:t>scRNA</w:t>
      </w:r>
      <w:proofErr w:type="spellEnd"/>
      <w:r>
        <w:t>-seq data has been assumed to be independent within-subject, therefore we have:</w:t>
      </w:r>
    </w:p>
    <w:p w14:paraId="1E85D875"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73" w:author="Hendricks, Audrey" w:date="2020-01-30T16:40:00Z">
                  <w:rPr>
                    <w:rFonts w:ascii="Cambria Math" w:hAnsi="Cambria Math"/>
                  </w:rPr>
                </w:ins>
              </m:ctrlPr>
            </m:dPr>
            <m:e>
              <m:sSub>
                <m:sSubPr>
                  <m:ctrlPr>
                    <w:ins w:id="37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5"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r>
            <w:rPr>
              <w:rFonts w:ascii="Cambria Math" w:hAnsi="Cambria Math"/>
            </w:rPr>
            <m:t>=E</m:t>
          </m:r>
          <m:d>
            <m:dPr>
              <m:begChr m:val="["/>
              <m:endChr m:val="]"/>
              <m:ctrlPr>
                <w:ins w:id="376" w:author="Hendricks, Audrey" w:date="2020-01-30T16:40:00Z">
                  <w:rPr>
                    <w:rFonts w:ascii="Cambria Math" w:hAnsi="Cambria Math"/>
                  </w:rPr>
                </w:ins>
              </m:ctrlPr>
            </m:dPr>
            <m:e>
              <m:sSub>
                <m:sSubPr>
                  <m:ctrlPr>
                    <w:ins w:id="37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8"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0FCDC24B"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379" w:author="Hendricks, Audrey" w:date="2020-01-30T16:40:00Z">
                  <w:rPr>
                    <w:rFonts w:ascii="Cambria Math" w:hAnsi="Cambria Math"/>
                  </w:rPr>
                </w:ins>
              </m:ctrlPr>
            </m:dPr>
            <m:e>
              <m:r>
                <w:rPr>
                  <w:rFonts w:ascii="Cambria Math" w:hAnsi="Cambria Math"/>
                </w:rPr>
                <m:t>1,…,</m:t>
              </m:r>
              <m:sSub>
                <m:sSubPr>
                  <m:ctrlPr>
                    <w:ins w:id="38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63A37D27" w14:textId="77777777" w:rsidR="00B00B1D" w:rsidRDefault="007A0A24" w:rsidP="00E44D7F">
      <w:pPr>
        <w:pStyle w:val="FirstParagraph"/>
        <w:spacing w:line="480" w:lineRule="auto"/>
      </w:pPr>
      <w:r>
        <w:t>as needed.</w:t>
      </w:r>
    </w:p>
    <w:p w14:paraId="12052D11" w14:textId="77777777" w:rsidR="00B00B1D" w:rsidRDefault="007A0A24" w:rsidP="00E44D7F">
      <w:pPr>
        <w:pStyle w:val="BodyText"/>
        <w:spacing w:line="480" w:lineRule="auto"/>
      </w:pPr>
      <w:r>
        <w:t>The three-part specification of the GEE framework includes:</w:t>
      </w:r>
    </w:p>
    <w:p w14:paraId="6B9EAE3B" w14:textId="77777777" w:rsidR="00B00B1D" w:rsidRDefault="007A0A24" w:rsidP="00E44D7F">
      <w:pPr>
        <w:pStyle w:val="Compact"/>
        <w:numPr>
          <w:ilvl w:val="0"/>
          <w:numId w:val="7"/>
        </w:numPr>
        <w:spacing w:line="480" w:lineRule="auto"/>
      </w:pPr>
      <w:r>
        <w:t>The link function and linear predictor</w:t>
      </w:r>
    </w:p>
    <w:p w14:paraId="418EEB18" w14:textId="77777777" w:rsidR="00B00B1D" w:rsidRDefault="007A0A24" w:rsidP="00E44D7F">
      <w:pPr>
        <w:pStyle w:val="Compact"/>
        <w:numPr>
          <w:ilvl w:val="0"/>
          <w:numId w:val="7"/>
        </w:numPr>
        <w:spacing w:line="480" w:lineRule="auto"/>
      </w:pPr>
      <w:r>
        <w:t>Variance function</w:t>
      </w:r>
    </w:p>
    <w:p w14:paraId="22DDD3A8" w14:textId="77777777" w:rsidR="00B00B1D" w:rsidRDefault="007A0A24" w:rsidP="00E44D7F">
      <w:pPr>
        <w:pStyle w:val="Compact"/>
        <w:numPr>
          <w:ilvl w:val="0"/>
          <w:numId w:val="7"/>
        </w:numPr>
        <w:spacing w:line="480" w:lineRule="auto"/>
      </w:pPr>
      <w:r>
        <w:t>A working covariance matrix</w:t>
      </w:r>
    </w:p>
    <w:p w14:paraId="330DA900" w14:textId="77777777" w:rsidR="00B00B1D" w:rsidRDefault="007A0A24" w:rsidP="00E44D7F">
      <w:pPr>
        <w:pStyle w:val="FirstParagraph"/>
        <w:spacing w:line="480" w:lineRule="auto"/>
      </w:pPr>
      <w:r>
        <w:t xml:space="preserve">The link function and linear predictor are chosen so that the resulting model estimates will be comparable to </w:t>
      </w:r>
      <w:proofErr w:type="spellStart"/>
      <w:r>
        <w:t>preceeding</w:t>
      </w:r>
      <w:proofErr w:type="spellEnd"/>
      <w:r>
        <w:t xml:space="preserve"> estimates for intercept and slope. Therefore, we will use the identity link function:</w:t>
      </w:r>
    </w:p>
    <w:p w14:paraId="2E193E17" w14:textId="77777777" w:rsidR="00B00B1D" w:rsidRDefault="007A0A24" w:rsidP="00E44D7F">
      <w:pPr>
        <w:pStyle w:val="BodyText"/>
        <w:spacing w:line="480" w:lineRule="auto"/>
      </w:pPr>
      <m:oMathPara>
        <m:oMathParaPr>
          <m:jc m:val="center"/>
        </m:oMathParaPr>
        <m:oMath>
          <m:r>
            <w:rPr>
              <w:rFonts w:ascii="Cambria Math" w:hAnsi="Cambria Math"/>
            </w:rPr>
            <m:t>g(x)=x</m:t>
          </m:r>
        </m:oMath>
      </m:oMathPara>
    </w:p>
    <w:p w14:paraId="196FD113" w14:textId="77777777" w:rsidR="00B00B1D" w:rsidRDefault="007A0A24" w:rsidP="00E44D7F">
      <w:pPr>
        <w:pStyle w:val="FirstParagraph"/>
        <w:spacing w:line="480" w:lineRule="auto"/>
      </w:pPr>
      <w:r>
        <w:lastRenderedPageBreak/>
        <w:t>in conjunction with the linear predictor:</w:t>
      </w:r>
    </w:p>
    <w:p w14:paraId="71B47BC6" w14:textId="77777777" w:rsidR="00B00B1D" w:rsidRDefault="007A0A24" w:rsidP="00E44D7F">
      <w:pPr>
        <w:pStyle w:val="BodyText"/>
        <w:spacing w:line="480" w:lineRule="auto"/>
      </w:pPr>
      <m:oMathPara>
        <m:oMathParaPr>
          <m:jc m:val="center"/>
        </m:oMathParaPr>
        <m:oMath>
          <m:r>
            <w:rPr>
              <w:rFonts w:ascii="Cambria Math" w:hAnsi="Cambria Math"/>
            </w:rPr>
            <m:t>g(</m:t>
          </m:r>
          <m:sSub>
            <m:sSubPr>
              <m:ctrlPr>
                <w:ins w:id="38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2"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83"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8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8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33FD4BC6" w14:textId="77777777" w:rsidR="00B00B1D" w:rsidRDefault="007A0A24" w:rsidP="00E44D7F">
      <w:pPr>
        <w:pStyle w:val="FirstParagraph"/>
        <w:spacing w:line="480" w:lineRule="auto"/>
      </w:pPr>
      <w:r>
        <w:t>which implies we will be assuming the general modeling structure:</w:t>
      </w:r>
    </w:p>
    <w:p w14:paraId="1750B3B0"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86" w:author="Hendricks, Audrey" w:date="2020-01-30T16:40:00Z">
                  <w:rPr>
                    <w:rFonts w:ascii="Cambria Math" w:hAnsi="Cambria Math"/>
                  </w:rPr>
                </w:ins>
              </m:ctrlPr>
            </m:dPr>
            <m:e>
              <m:sSub>
                <m:sSubPr>
                  <m:ctrlPr>
                    <w:ins w:id="38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8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9"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9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9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9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0E0A28BA" w14:textId="77777777" w:rsidR="00B00B1D" w:rsidRDefault="007A0A24" w:rsidP="00E44D7F">
      <w:pPr>
        <w:pStyle w:val="FirstParagraph"/>
        <w:spacing w:line="480" w:lineRule="auto"/>
      </w:pPr>
      <w:r>
        <w:t>we will assume a variance function of the form:</w:t>
      </w:r>
    </w:p>
    <w:p w14:paraId="36C92D7B"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93" w:author="Hendricks, Audrey" w:date="2020-01-30T16:40:00Z">
                  <w:rPr>
                    <w:rFonts w:ascii="Cambria Math" w:hAnsi="Cambria Math"/>
                  </w:rPr>
                </w:ins>
              </m:ctrlPr>
            </m:dPr>
            <m:e>
              <m:sSub>
                <m:sSubPr>
                  <m:ctrlPr>
                    <w:ins w:id="39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=ϕ</m:t>
          </m:r>
        </m:oMath>
      </m:oMathPara>
    </w:p>
    <w:p w14:paraId="5EE28D37" w14:textId="77777777" w:rsidR="00B00B1D" w:rsidRDefault="007A0A24" w:rsidP="00E44D7F">
      <w:pPr>
        <w:pStyle w:val="FirstParagraph"/>
        <w:spacing w:line="480" w:lineRule="auto"/>
      </w:pPr>
      <w:r>
        <w:t>and we will be using a working covariance matrix structure for repeated measures that corresponds to the assumption of independence of observations within a subject.</w:t>
      </w:r>
    </w:p>
    <w:p w14:paraId="34506666" w14:textId="77777777" w:rsidR="00B00B1D" w:rsidRDefault="001242B6" w:rsidP="00E44D7F">
      <w:pPr>
        <w:pStyle w:val="BodyText"/>
        <w:spacing w:line="480" w:lineRule="auto"/>
      </w:pPr>
      <m:oMathPara>
        <m:oMathParaPr>
          <m:jc m:val="center"/>
        </m:oMathParaPr>
        <m:oMath>
          <m:sSub>
            <m:sSubPr>
              <m:ctrlPr>
                <w:ins w:id="395" w:author="Hendricks, Audrey" w:date="2020-01-30T16:40:00Z">
                  <w:rPr>
                    <w:rFonts w:ascii="Cambria Math" w:hAnsi="Cambria Math"/>
                  </w:rPr>
                </w:ins>
              </m:ctrlPr>
            </m:sSubPr>
            <m:e>
              <m:d>
                <m:dPr>
                  <m:begChr m:val="["/>
                  <m:endChr m:val="]"/>
                  <m:ctrlPr>
                    <w:ins w:id="396" w:author="Hendricks, Audrey" w:date="2020-01-30T16:40:00Z">
                      <w:rPr>
                        <w:rFonts w:ascii="Cambria Math" w:hAnsi="Cambria Math"/>
                      </w:rPr>
                    </w:ins>
                  </m:ctrlPr>
                </m:dPr>
                <m:e>
                  <m:r>
                    <w:rPr>
                      <w:rFonts w:ascii="Cambria Math" w:hAnsi="Cambria Math"/>
                    </w:rPr>
                    <m:t>Corr</m:t>
                  </m:r>
                  <m:d>
                    <m:dPr>
                      <m:ctrlPr>
                        <w:ins w:id="397" w:author="Hendricks, Audrey" w:date="2020-01-30T16:40:00Z">
                          <w:rPr>
                            <w:rFonts w:ascii="Cambria Math" w:hAnsi="Cambria Math"/>
                          </w:rPr>
                        </w:ins>
                      </m:ctrlPr>
                    </m:dPr>
                    <m:e>
                      <m:sSub>
                        <m:sSubPr>
                          <m:ctrlPr>
                            <w:ins w:id="398"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99" w:author="Hendricks, Audrey" w:date="2020-01-30T16:40:00Z">
                              <w:rPr>
                                <w:rFonts w:ascii="Cambria Math" w:hAnsi="Cambria Math"/>
                              </w:rPr>
                            </w:ins>
                          </m:ctrlPr>
                        </m:sSubPr>
                        <m:e>
                          <m:r>
                            <w:rPr>
                              <w:rFonts w:ascii="Cambria Math" w:hAnsi="Cambria Math"/>
                            </w:rPr>
                            <m:t>Y</m:t>
                          </m:r>
                        </m:e>
                        <m:sub>
                          <m:r>
                            <w:rPr>
                              <w:rFonts w:ascii="Cambria Math" w:hAnsi="Cambria Math"/>
                            </w:rPr>
                            <m:t>hik</m:t>
                          </m:r>
                        </m:sub>
                      </m:sSub>
                    </m:e>
                  </m:d>
                </m:e>
              </m:d>
            </m:e>
            <m:sub>
              <m:r>
                <w:rPr>
                  <w:rFonts w:ascii="Cambria Math" w:hAnsi="Cambria Math"/>
                </w:rPr>
                <m:t>jk</m:t>
              </m:r>
            </m:sub>
          </m:sSub>
          <m:r>
            <w:rPr>
              <w:rFonts w:ascii="Cambria Math" w:hAnsi="Cambria Math"/>
            </w:rPr>
            <m:t>=</m:t>
          </m:r>
          <m:d>
            <m:dPr>
              <m:begChr m:val="{"/>
              <m:endChr m:val=""/>
              <m:ctrlPr>
                <w:ins w:id="400" w:author="Hendricks, Audrey" w:date="2020-01-30T16:40:00Z">
                  <w:rPr>
                    <w:rFonts w:ascii="Cambria Math" w:hAnsi="Cambria Math"/>
                  </w:rPr>
                </w:ins>
              </m:ctrlPr>
            </m:dPr>
            <m:e>
              <m:m>
                <m:mPr>
                  <m:plcHide m:val="1"/>
                  <m:mcs>
                    <m:mc>
                      <m:mcPr>
                        <m:count m:val="2"/>
                        <m:mcJc m:val="left"/>
                      </m:mcPr>
                    </m:mc>
                  </m:mcs>
                  <m:ctrlPr>
                    <w:ins w:id="401" w:author="Hendricks, Audrey" w:date="2020-01-30T16:40:00Z">
                      <w:rPr>
                        <w:rFonts w:ascii="Cambria Math" w:hAnsi="Cambria Math"/>
                      </w:rPr>
                    </w:ins>
                  </m:ctrlPr>
                </m:mPr>
                <m:mr>
                  <m:e>
                    <m:r>
                      <w:rPr>
                        <w:rFonts w:ascii="Cambria Math" w:hAnsi="Cambria Math"/>
                      </w:rPr>
                      <m:t>1 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0B7534B8" w14:textId="77777777" w:rsidR="00B00B1D" w:rsidRDefault="007A0A24" w:rsidP="00E44D7F">
      <w:pPr>
        <w:pStyle w:val="FirstParagraph"/>
        <w:spacing w:line="480" w:lineRule="auto"/>
      </w:pPr>
      <m:oMathPara>
        <m:oMathParaPr>
          <m:jc m:val="center"/>
        </m:oMathParaPr>
        <m:oMath>
          <m:r>
            <w:rPr>
              <w:rFonts w:ascii="Cambria Math" w:hAnsi="Cambria Math"/>
            </w:rPr>
            <m:t>for j,k∈</m:t>
          </m:r>
          <m:d>
            <m:dPr>
              <m:begChr m:val="{"/>
              <m:endChr m:val="}"/>
              <m:ctrlPr>
                <w:ins w:id="402" w:author="Hendricks, Audrey" w:date="2020-01-30T16:40:00Z">
                  <w:rPr>
                    <w:rFonts w:ascii="Cambria Math" w:hAnsi="Cambria Math"/>
                  </w:rPr>
                </w:ins>
              </m:ctrlPr>
            </m:dPr>
            <m:e>
              <m:r>
                <w:rPr>
                  <w:rFonts w:ascii="Cambria Math" w:hAnsi="Cambria Math"/>
                </w:rPr>
                <m:t>1,…,</m:t>
              </m:r>
              <m:sSub>
                <m:sSubPr>
                  <m:ctrlPr>
                    <w:ins w:id="403"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2A742C45" w14:textId="77777777" w:rsidR="00B00B1D" w:rsidRDefault="007A0A24" w:rsidP="00E44D7F">
      <w:pPr>
        <w:pStyle w:val="Heading1"/>
        <w:spacing w:line="480" w:lineRule="auto"/>
      </w:pPr>
      <w:bookmarkStart w:id="404" w:name="results"/>
      <w:r>
        <w:t>Results</w:t>
      </w:r>
      <w:bookmarkEnd w:id="404"/>
    </w:p>
    <w:p w14:paraId="45D31A19" w14:textId="77777777" w:rsidR="00B00B1D" w:rsidRDefault="007A0A24" w:rsidP="00E44D7F">
      <w:pPr>
        <w:pStyle w:val="FirstParagraph"/>
        <w:spacing w:line="480" w:lineRule="auto"/>
      </w:pPr>
      <w:r>
        <w:t>Table 8 and table 9 display parameter value estimates, standard errors, test statistics, and p-values for the main-effect slope term estimated by all six modeling approaches:</w:t>
      </w:r>
    </w:p>
    <w:p w14:paraId="4E9D126A" w14:textId="77777777" w:rsidR="00B00B1D" w:rsidRDefault="007A0A24" w:rsidP="00E44D7F">
      <w:pPr>
        <w:pStyle w:val="Heading3"/>
        <w:spacing w:line="480" w:lineRule="auto"/>
      </w:pPr>
      <w:bookmarkStart w:id="405" w:name="malat1-cd19"/>
      <w:r>
        <w:lastRenderedPageBreak/>
        <w:t>(MALAT1 ~ CD19)</w:t>
      </w:r>
      <w:bookmarkEnd w:id="405"/>
    </w:p>
    <w:p w14:paraId="7AD84478" w14:textId="77777777" w:rsidR="00E44D7F" w:rsidRPr="00E44D7F" w:rsidRDefault="00E44D7F" w:rsidP="00E44D7F">
      <w:pPr>
        <w:pStyle w:val="BodyText"/>
        <w:jc w:val="center"/>
      </w:pPr>
      <w:r>
        <w:rPr>
          <w:noProof/>
        </w:rPr>
        <w:drawing>
          <wp:inline distT="0" distB="0" distL="0" distR="0" wp14:anchorId="76083870" wp14:editId="346A0864">
            <wp:extent cx="4220308" cy="26931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1-27_09-36-32.jpeg"/>
                    <pic:cNvPicPr/>
                  </pic:nvPicPr>
                  <pic:blipFill>
                    <a:blip r:embed="rId22">
                      <a:extLst>
                        <a:ext uri="{28A0092B-C50C-407E-A947-70E740481C1C}">
                          <a14:useLocalDpi xmlns:a14="http://schemas.microsoft.com/office/drawing/2010/main" val="0"/>
                        </a:ext>
                      </a:extLst>
                    </a:blip>
                    <a:stretch>
                      <a:fillRect/>
                    </a:stretch>
                  </pic:blipFill>
                  <pic:spPr>
                    <a:xfrm>
                      <a:off x="0" y="0"/>
                      <a:ext cx="4234085" cy="2701943"/>
                    </a:xfrm>
                    <a:prstGeom prst="rect">
                      <a:avLst/>
                    </a:prstGeom>
                  </pic:spPr>
                </pic:pic>
              </a:graphicData>
            </a:graphic>
          </wp:inline>
        </w:drawing>
      </w:r>
    </w:p>
    <w:p w14:paraId="55C7B93C" w14:textId="77777777" w:rsidR="00B00B1D" w:rsidRDefault="007A0A24" w:rsidP="00E44D7F">
      <w:pPr>
        <w:pStyle w:val="Heading3"/>
        <w:spacing w:line="480" w:lineRule="auto"/>
      </w:pPr>
      <w:bookmarkStart w:id="406" w:name="fbln1-cd34"/>
      <w:r>
        <w:t>(FBLN1 ~ CD34)</w:t>
      </w:r>
      <w:bookmarkEnd w:id="406"/>
    </w:p>
    <w:p w14:paraId="6A1A268F" w14:textId="77777777" w:rsidR="00E44D7F" w:rsidRPr="00E44D7F" w:rsidRDefault="00E44D7F" w:rsidP="00E44D7F">
      <w:pPr>
        <w:pStyle w:val="BodyText"/>
        <w:jc w:val="center"/>
      </w:pPr>
      <w:r>
        <w:rPr>
          <w:noProof/>
        </w:rPr>
        <w:drawing>
          <wp:inline distT="0" distB="0" distL="0" distR="0" wp14:anchorId="62D0A6CA" wp14:editId="799B71A4">
            <wp:extent cx="4651131" cy="2675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1-27_09-37-05.jpeg"/>
                    <pic:cNvPicPr/>
                  </pic:nvPicPr>
                  <pic:blipFill>
                    <a:blip r:embed="rId23">
                      <a:extLst>
                        <a:ext uri="{28A0092B-C50C-407E-A947-70E740481C1C}">
                          <a14:useLocalDpi xmlns:a14="http://schemas.microsoft.com/office/drawing/2010/main" val="0"/>
                        </a:ext>
                      </a:extLst>
                    </a:blip>
                    <a:stretch>
                      <a:fillRect/>
                    </a:stretch>
                  </pic:blipFill>
                  <pic:spPr>
                    <a:xfrm>
                      <a:off x="0" y="0"/>
                      <a:ext cx="4686748" cy="2695881"/>
                    </a:xfrm>
                    <a:prstGeom prst="rect">
                      <a:avLst/>
                    </a:prstGeom>
                  </pic:spPr>
                </pic:pic>
              </a:graphicData>
            </a:graphic>
          </wp:inline>
        </w:drawing>
      </w:r>
    </w:p>
    <w:p w14:paraId="08462E25" w14:textId="77777777" w:rsidR="00E44D7F" w:rsidRPr="00E44D7F" w:rsidRDefault="00E44D7F" w:rsidP="00E44D7F">
      <w:pPr>
        <w:pStyle w:val="BodyText"/>
      </w:pPr>
    </w:p>
    <w:p w14:paraId="0764EE07" w14:textId="77777777" w:rsidR="00B00B1D" w:rsidRDefault="007A0A24" w:rsidP="00E44D7F">
      <w:pPr>
        <w:pStyle w:val="FirstParagraph"/>
        <w:spacing w:line="480" w:lineRule="auto"/>
      </w:pPr>
      <w:r>
        <w:t>Note: ** These are Wald test of a single parameter (not t-tests)</w:t>
      </w:r>
    </w:p>
    <w:p w14:paraId="460C38F1" w14:textId="77777777" w:rsidR="00B00B1D" w:rsidRDefault="007A0A24" w:rsidP="00E44D7F">
      <w:pPr>
        <w:pStyle w:val="BodyText"/>
        <w:spacing w:line="480" w:lineRule="auto"/>
      </w:pPr>
      <w:r>
        <w:t xml:space="preserve">The main-effect slope is of primary interest because of its interpretation as “the average relationship between predictor and response”. In this context, we are able to interpret the </w:t>
      </w:r>
      <w:r>
        <w:lastRenderedPageBreak/>
        <w:t xml:space="preserve">magnitude and direction of main-effect slope parameter estimates using percentage change in the predictor as associated with multiplicative effects in the outcome. This interpretation can give intuitive meaning to the predictor-response </w:t>
      </w:r>
      <w:proofErr w:type="gramStart"/>
      <w:r>
        <w:t>relationship, and</w:t>
      </w:r>
      <w:proofErr w:type="gramEnd"/>
      <w:r>
        <w:t xml:space="preserve"> can be compared across models as different levels of subject-correlation are taken into account.</w:t>
      </w:r>
    </w:p>
    <w:p w14:paraId="5DF14A71" w14:textId="77777777" w:rsidR="00B00B1D" w:rsidRDefault="007A0A24" w:rsidP="00E44D7F">
      <w:pPr>
        <w:pStyle w:val="BodyText"/>
        <w:spacing w:line="480" w:lineRule="auto"/>
      </w:pPr>
      <w:r>
        <w:t>The standard errors for this parameter are also enlightening when compared across models. A change in a parameter estimate’s standard error across modeling methodology represents a revision in the underlying evidence strength the method is using to support its result. In other words, an increase in standard error between two models that are estimating the same parameter indicates an increase in estimate variability (a loss of precision).</w:t>
      </w:r>
    </w:p>
    <w:p w14:paraId="0CC1C98A" w14:textId="77777777" w:rsidR="00B00B1D" w:rsidRDefault="007A0A24" w:rsidP="00E44D7F">
      <w:pPr>
        <w:pStyle w:val="BodyText"/>
        <w:spacing w:line="480" w:lineRule="auto"/>
      </w:pPr>
      <w:r>
        <w:t xml:space="preserve">It is worthwhile to note the consistency of estimates that were obtained. While not necessarily unexpected, the direction and magnitude of estimates and standard errors are largely comparable within and between variable pairings. An exception to this behavior </w:t>
      </w:r>
      <w:proofErr w:type="gramStart"/>
      <w:r>
        <w:t>are</w:t>
      </w:r>
      <w:proofErr w:type="gramEnd"/>
      <w:r>
        <w:t xml:space="preserve"> those estimates being generated by Model 2. In each of the variable parings, the estimate created by Model 2 is an order of magnitude off.</w:t>
      </w:r>
    </w:p>
    <w:p w14:paraId="015D699C" w14:textId="77777777" w:rsidR="00B00B1D" w:rsidRDefault="007A0A24" w:rsidP="00E44D7F">
      <w:pPr>
        <w:pStyle w:val="BodyText"/>
        <w:spacing w:line="480" w:lineRule="auto"/>
      </w:pPr>
      <w:r>
        <w:t xml:space="preserve">However, if we compare the </w:t>
      </w:r>
      <w:proofErr w:type="spellStart"/>
      <w:r>
        <w:t>remaing</w:t>
      </w:r>
      <w:proofErr w:type="spellEnd"/>
      <w:r>
        <w:t xml:space="preserve"> 5 models (</w:t>
      </w:r>
      <w:proofErr w:type="spellStart"/>
      <w:r>
        <w:t>exluding</w:t>
      </w:r>
      <w:proofErr w:type="spellEnd"/>
      <w:r>
        <w:t xml:space="preserve"> Model 2), we see that Models 0 and Model 5 have produced estimates that are more consistent with each other than the other methods-in both variable parings. This is an expected result as both Model 0 (Simple Linear Regression) and Model 5 (Generalized Estimating Equations) produce population-averaged estimates.</w:t>
      </w:r>
    </w:p>
    <w:p w14:paraId="77A93B2B" w14:textId="77777777" w:rsidR="00B00B1D" w:rsidRDefault="007A0A24" w:rsidP="00E44D7F">
      <w:pPr>
        <w:pStyle w:val="BodyText"/>
        <w:spacing w:line="480" w:lineRule="auto"/>
      </w:pPr>
      <w:r>
        <w:t>Changes in standard errors also display consistency properties. In each variable pairing:</w:t>
      </w:r>
    </w:p>
    <w:p w14:paraId="324FD4FD" w14:textId="77777777" w:rsidR="00B00B1D" w:rsidRDefault="007A0A24" w:rsidP="00E44D7F">
      <w:pPr>
        <w:pStyle w:val="Compact"/>
        <w:numPr>
          <w:ilvl w:val="0"/>
          <w:numId w:val="8"/>
        </w:numPr>
        <w:spacing w:line="480" w:lineRule="auto"/>
      </w:pPr>
      <w:r>
        <w:lastRenderedPageBreak/>
        <w:t>The standard error increases on the following model transitions:</w:t>
      </w:r>
    </w:p>
    <w:p w14:paraId="3BAAB05F" w14:textId="77777777" w:rsidR="00B00B1D" w:rsidRDefault="007A0A24" w:rsidP="00E44D7F">
      <w:pPr>
        <w:pStyle w:val="Compact"/>
        <w:numPr>
          <w:ilvl w:val="1"/>
          <w:numId w:val="9"/>
        </w:numPr>
        <w:spacing w:line="480" w:lineRule="auto"/>
      </w:pPr>
      <w:proofErr w:type="spellStart"/>
      <w:r>
        <w:t>Modle</w:t>
      </w:r>
      <w:proofErr w:type="spellEnd"/>
      <w:r>
        <w:t xml:space="preserve"> 3 to Model 4</w:t>
      </w:r>
    </w:p>
    <w:p w14:paraId="1E3D0AC6" w14:textId="77777777" w:rsidR="00B00B1D" w:rsidRDefault="007A0A24" w:rsidP="00E44D7F">
      <w:pPr>
        <w:pStyle w:val="Compact"/>
        <w:numPr>
          <w:ilvl w:val="1"/>
          <w:numId w:val="9"/>
        </w:numPr>
        <w:spacing w:line="480" w:lineRule="auto"/>
      </w:pPr>
      <w:r>
        <w:t>Model 0 to Model 5</w:t>
      </w:r>
    </w:p>
    <w:p w14:paraId="26D314BD" w14:textId="77777777" w:rsidR="00B00B1D" w:rsidRDefault="007A0A24" w:rsidP="00E44D7F">
      <w:pPr>
        <w:pStyle w:val="Compact"/>
        <w:numPr>
          <w:ilvl w:val="0"/>
          <w:numId w:val="8"/>
        </w:numPr>
        <w:spacing w:line="480" w:lineRule="auto"/>
      </w:pPr>
      <w:r>
        <w:t>The standard error decreases or remains constant on the following model transitions:</w:t>
      </w:r>
    </w:p>
    <w:p w14:paraId="0ACF6317" w14:textId="77777777" w:rsidR="00B00B1D" w:rsidRDefault="007A0A24" w:rsidP="00E44D7F">
      <w:pPr>
        <w:pStyle w:val="Compact"/>
        <w:numPr>
          <w:ilvl w:val="1"/>
          <w:numId w:val="10"/>
        </w:numPr>
        <w:spacing w:line="480" w:lineRule="auto"/>
      </w:pPr>
      <w:r>
        <w:t>Model 0 to Model 1</w:t>
      </w:r>
    </w:p>
    <w:p w14:paraId="51192752" w14:textId="77777777" w:rsidR="00B00B1D" w:rsidRDefault="007A0A24" w:rsidP="00E44D7F">
      <w:pPr>
        <w:pStyle w:val="Compact"/>
        <w:numPr>
          <w:ilvl w:val="1"/>
          <w:numId w:val="10"/>
        </w:numPr>
        <w:spacing w:line="480" w:lineRule="auto"/>
      </w:pPr>
      <w:r>
        <w:t>Model 1 to Model 3</w:t>
      </w:r>
    </w:p>
    <w:p w14:paraId="4D0656F2" w14:textId="77777777" w:rsidR="00B00B1D" w:rsidRDefault="007A0A24" w:rsidP="00E44D7F">
      <w:pPr>
        <w:pStyle w:val="Compact"/>
        <w:numPr>
          <w:ilvl w:val="0"/>
          <w:numId w:val="11"/>
        </w:numPr>
        <w:spacing w:line="480" w:lineRule="auto"/>
      </w:pPr>
      <w:r>
        <w:t>The modeling transitions in (1a) correspond with the addition of information to the model in the form of a subject-specific “Random Effect Slope”.</w:t>
      </w:r>
    </w:p>
    <w:p w14:paraId="074259CF" w14:textId="77777777" w:rsidR="00B00B1D" w:rsidRDefault="007A0A24" w:rsidP="00E44D7F">
      <w:pPr>
        <w:pStyle w:val="Compact"/>
        <w:numPr>
          <w:ilvl w:val="0"/>
          <w:numId w:val="11"/>
        </w:numPr>
        <w:spacing w:line="480" w:lineRule="auto"/>
      </w:pPr>
      <w:r>
        <w:t xml:space="preserve">The transitions in (1b) correspond to the </w:t>
      </w:r>
      <w:proofErr w:type="spellStart"/>
      <w:r>
        <w:t>incorperation</w:t>
      </w:r>
      <w:proofErr w:type="spellEnd"/>
      <w:r>
        <w:t xml:space="preserve"> of subject-specific correlation information into the variance component of the model.</w:t>
      </w:r>
    </w:p>
    <w:p w14:paraId="177C1027" w14:textId="77777777" w:rsidR="00B00B1D" w:rsidRDefault="007A0A24" w:rsidP="00E44D7F">
      <w:pPr>
        <w:pStyle w:val="Compact"/>
        <w:numPr>
          <w:ilvl w:val="0"/>
          <w:numId w:val="11"/>
        </w:numPr>
        <w:spacing w:line="480" w:lineRule="auto"/>
      </w:pPr>
      <w:r>
        <w:t xml:space="preserve">The transitions in (2a) correspond to the </w:t>
      </w:r>
      <w:proofErr w:type="spellStart"/>
      <w:r>
        <w:t>incorperation</w:t>
      </w:r>
      <w:proofErr w:type="spellEnd"/>
      <w:r>
        <w:t xml:space="preserve"> of additive, subject-specific, predictor independent information into the model.</w:t>
      </w:r>
    </w:p>
    <w:p w14:paraId="0D845341" w14:textId="77777777" w:rsidR="00B00B1D" w:rsidRDefault="007A0A24" w:rsidP="00E44D7F">
      <w:pPr>
        <w:pStyle w:val="Compact"/>
        <w:numPr>
          <w:ilvl w:val="0"/>
          <w:numId w:val="11"/>
        </w:numPr>
        <w:spacing w:line="480" w:lineRule="auto"/>
      </w:pPr>
      <w:r>
        <w:t>The transitions in (2b) correspond to the addition of information in the form of a subject-specific “Random Effect Intercept”</w:t>
      </w:r>
    </w:p>
    <w:p w14:paraId="287AA919" w14:textId="77777777" w:rsidR="00B00B1D" w:rsidRDefault="007A0A24" w:rsidP="00E44D7F">
      <w:pPr>
        <w:pStyle w:val="FirstParagraph"/>
        <w:spacing w:line="480" w:lineRule="auto"/>
      </w:pPr>
      <w:r>
        <w:t xml:space="preserve">The </w:t>
      </w:r>
      <w:proofErr w:type="spellStart"/>
      <w:r>
        <w:t>preceeding</w:t>
      </w:r>
      <w:proofErr w:type="spellEnd"/>
      <w:r>
        <w:t xml:space="preserve"> relationships allow us to deduce the effects of the various types of information inclusion on our ability to make inferences on the </w:t>
      </w:r>
      <w:proofErr w:type="spellStart"/>
      <w:r>
        <w:t>realtionship</w:t>
      </w:r>
      <w:proofErr w:type="spellEnd"/>
      <w:r>
        <w:t xml:space="preserve"> between predictor and response. Beneficial information inclusions will result in reductions to standard error estimates (section 2 transitions, c &amp; d relationships). Detrimental, or contradictory information will result in </w:t>
      </w:r>
      <w:proofErr w:type="spellStart"/>
      <w:r>
        <w:t>increase</w:t>
      </w:r>
      <w:proofErr w:type="spellEnd"/>
      <w:r>
        <w:t xml:space="preserve"> standard error estimates (section 1 transitions, a &amp; b relationships).</w:t>
      </w:r>
    </w:p>
    <w:p w14:paraId="04B5FEAD" w14:textId="77777777" w:rsidR="00B00B1D" w:rsidRDefault="007A0A24" w:rsidP="00E44D7F">
      <w:pPr>
        <w:pStyle w:val="BodyText"/>
        <w:spacing w:line="480" w:lineRule="auto"/>
      </w:pPr>
      <w:r>
        <w:t xml:space="preserve">The relationships outlined in (a)-(d) above are all based on the inclusion of various types of subject-specific information. These relationships can be classified as beneficial or </w:t>
      </w:r>
      <w:r>
        <w:lastRenderedPageBreak/>
        <w:t xml:space="preserve">detrimental to our ability to perform inference on the relationship between a predictor and a response using subject-correlated </w:t>
      </w:r>
      <w:proofErr w:type="spellStart"/>
      <w:r>
        <w:t>scRNA</w:t>
      </w:r>
      <w:proofErr w:type="spellEnd"/>
      <w:r>
        <w:t xml:space="preserve">-seq data. To this effect, we can now evaluate our variable-pairing relationship to determine if there is a significant effect from the nested sampling methods used to create the </w:t>
      </w:r>
      <w:proofErr w:type="spellStart"/>
      <w:r>
        <w:t>scRNA</w:t>
      </w:r>
      <w:proofErr w:type="spellEnd"/>
      <w:r>
        <w:t>-seq data, and if there is an effect, how can this effect best be accounted for.</w:t>
      </w:r>
    </w:p>
    <w:p w14:paraId="54F7D71D" w14:textId="77777777" w:rsidR="00B00B1D" w:rsidRDefault="007A0A24" w:rsidP="00E44D7F">
      <w:pPr>
        <w:pStyle w:val="Heading1"/>
        <w:spacing w:line="480" w:lineRule="auto"/>
      </w:pPr>
      <w:bookmarkStart w:id="407" w:name="code-and-data"/>
      <w:r>
        <w:t>Code and Data</w:t>
      </w:r>
      <w:bookmarkEnd w:id="407"/>
    </w:p>
    <w:p w14:paraId="43044A14" w14:textId="77777777" w:rsidR="00B00B1D" w:rsidRDefault="007A0A24" w:rsidP="00E44D7F">
      <w:pPr>
        <w:pStyle w:val="FirstParagraph"/>
        <w:spacing w:line="480" w:lineRule="auto"/>
      </w:pPr>
      <w:r>
        <w:t>All code for the above analysis was written and evaluated in RStudio Version 1.2.1335, and is available for download at the following GitHub repository:</w:t>
      </w:r>
    </w:p>
    <w:p w14:paraId="169AB33D" w14:textId="77777777" w:rsidR="00B00B1D" w:rsidRDefault="001242B6" w:rsidP="00E44D7F">
      <w:pPr>
        <w:pStyle w:val="BodyText"/>
        <w:spacing w:line="480" w:lineRule="auto"/>
      </w:pPr>
      <w:hyperlink r:id="rId24">
        <w:r w:rsidR="007A0A24">
          <w:rPr>
            <w:rStyle w:val="Hyperlink"/>
          </w:rPr>
          <w:t>https://github.com/leepanter/MSproject_RBC.git</w:t>
        </w:r>
      </w:hyperlink>
    </w:p>
    <w:p w14:paraId="47DAFA0F" w14:textId="77777777" w:rsidR="00B00B1D" w:rsidRDefault="007A0A24" w:rsidP="00E44D7F">
      <w:pPr>
        <w:pStyle w:val="BodyText"/>
        <w:spacing w:line="480" w:lineRule="auto"/>
      </w:pPr>
      <w:r>
        <w:t xml:space="preserve">Additionally, a link to all </w:t>
      </w:r>
      <w:proofErr w:type="spellStart"/>
      <w:r>
        <w:t>necessarry</w:t>
      </w:r>
      <w:proofErr w:type="spellEnd"/>
      <w:r>
        <w:t xml:space="preserve"> and </w:t>
      </w:r>
      <w:proofErr w:type="spellStart"/>
      <w:r>
        <w:t>referrence</w:t>
      </w:r>
      <w:proofErr w:type="spellEnd"/>
      <w:r>
        <w:t xml:space="preserve"> data files (including original data) are contained in the following Google Drive:</w:t>
      </w:r>
    </w:p>
    <w:p w14:paraId="36B7F58E" w14:textId="77777777" w:rsidR="00B00B1D" w:rsidRDefault="001242B6" w:rsidP="00E44D7F">
      <w:pPr>
        <w:pStyle w:val="BodyText"/>
        <w:spacing w:line="480" w:lineRule="auto"/>
      </w:pPr>
      <w:hyperlink r:id="rId25">
        <w:r w:rsidR="007A0A24">
          <w:rPr>
            <w:rStyle w:val="Hyperlink"/>
          </w:rPr>
          <w:t>https://drive.google.com/open?id=1gjHaMJG0Y_kPYWj5bIE4gRJU5z9R2Wqb</w:t>
        </w:r>
      </w:hyperlink>
    </w:p>
    <w:p w14:paraId="4A5415D6" w14:textId="77777777" w:rsidR="00B00B1D" w:rsidRDefault="007A0A24" w:rsidP="00E44D7F">
      <w:pPr>
        <w:pStyle w:val="Heading1"/>
        <w:spacing w:line="480" w:lineRule="auto"/>
      </w:pPr>
      <w:bookmarkStart w:id="408" w:name="references"/>
      <w:r>
        <w:t>References</w:t>
      </w:r>
      <w:bookmarkEnd w:id="408"/>
    </w:p>
    <w:p w14:paraId="16D69700" w14:textId="77777777" w:rsidR="00B00B1D" w:rsidRDefault="007A0A24" w:rsidP="00E44D7F">
      <w:pPr>
        <w:pStyle w:val="Bibliography"/>
        <w:spacing w:line="480" w:lineRule="auto"/>
      </w:pPr>
      <w:bookmarkStart w:id="409" w:name="ref-macaulay2014single"/>
      <w:bookmarkStart w:id="410" w:name="refs"/>
      <w:r>
        <w:t xml:space="preserve">1. Macaulay IC, </w:t>
      </w:r>
      <w:proofErr w:type="spellStart"/>
      <w:r>
        <w:t>Voet</w:t>
      </w:r>
      <w:proofErr w:type="spellEnd"/>
      <w:r>
        <w:t xml:space="preserve"> T (2014) Single cell genomics: Advances and future perspectives. </w:t>
      </w:r>
      <w:proofErr w:type="spellStart"/>
      <w:r>
        <w:rPr>
          <w:i/>
        </w:rPr>
        <w:t>PLoS</w:t>
      </w:r>
      <w:proofErr w:type="spellEnd"/>
      <w:r>
        <w:rPr>
          <w:i/>
        </w:rPr>
        <w:t xml:space="preserve"> genetics</w:t>
      </w:r>
      <w:r>
        <w:t xml:space="preserve"> 10: e1004126.</w:t>
      </w:r>
    </w:p>
    <w:p w14:paraId="416B8FD3" w14:textId="77777777" w:rsidR="00B00B1D" w:rsidRDefault="007A0A24" w:rsidP="00E44D7F">
      <w:pPr>
        <w:pStyle w:val="Bibliography"/>
        <w:spacing w:line="480" w:lineRule="auto"/>
      </w:pPr>
      <w:bookmarkStart w:id="411" w:name="ref-bacher2016design"/>
      <w:bookmarkEnd w:id="409"/>
      <w:r>
        <w:t xml:space="preserve">2. </w:t>
      </w:r>
      <w:proofErr w:type="spellStart"/>
      <w:r>
        <w:t>Bacher</w:t>
      </w:r>
      <w:proofErr w:type="spellEnd"/>
      <w:r>
        <w:t xml:space="preserve"> R, </w:t>
      </w:r>
      <w:proofErr w:type="spellStart"/>
      <w:r>
        <w:t>Kendziorski</w:t>
      </w:r>
      <w:proofErr w:type="spellEnd"/>
      <w:r>
        <w:t xml:space="preserve"> C (2016) Design and computational analysis of single-cell </w:t>
      </w:r>
      <w:proofErr w:type="spellStart"/>
      <w:r>
        <w:t>rna</w:t>
      </w:r>
      <w:proofErr w:type="spellEnd"/>
      <w:r>
        <w:t xml:space="preserve">-sequencing experiments. </w:t>
      </w:r>
      <w:r>
        <w:rPr>
          <w:i/>
        </w:rPr>
        <w:t>Genome biology</w:t>
      </w:r>
      <w:r>
        <w:t xml:space="preserve"> 17: 63.</w:t>
      </w:r>
    </w:p>
    <w:p w14:paraId="56796DAA" w14:textId="77777777" w:rsidR="00B00B1D" w:rsidRDefault="007A0A24" w:rsidP="00E44D7F">
      <w:pPr>
        <w:pStyle w:val="Bibliography"/>
        <w:spacing w:line="480" w:lineRule="auto"/>
      </w:pPr>
      <w:bookmarkStart w:id="412" w:name="ref-staahlberg2010defining"/>
      <w:bookmarkEnd w:id="411"/>
      <w:r>
        <w:lastRenderedPageBreak/>
        <w:t xml:space="preserve">3. </w:t>
      </w:r>
      <w:proofErr w:type="spellStart"/>
      <w:r>
        <w:t>Ståhlberg</w:t>
      </w:r>
      <w:proofErr w:type="spellEnd"/>
      <w:r>
        <w:t xml:space="preserve"> A, Andersson D, Aurelius J, et al. (2010) Defining cell populations with single-cell gene expression profiling: Correlations and identification of astrocyte subpopulations. </w:t>
      </w:r>
      <w:r>
        <w:rPr>
          <w:i/>
        </w:rPr>
        <w:t>Nucleic acids research</w:t>
      </w:r>
      <w:r>
        <w:t xml:space="preserve"> 39: e24–e24.</w:t>
      </w:r>
    </w:p>
    <w:p w14:paraId="0B70EEB3" w14:textId="77777777" w:rsidR="00B00B1D" w:rsidRDefault="007A0A24" w:rsidP="00E44D7F">
      <w:pPr>
        <w:pStyle w:val="Bibliography"/>
        <w:spacing w:line="480" w:lineRule="auto"/>
      </w:pPr>
      <w:bookmarkStart w:id="413" w:name="ref-amir2013visne"/>
      <w:bookmarkEnd w:id="412"/>
      <w:r>
        <w:t>4. Amir E-</w:t>
      </w:r>
      <w:proofErr w:type="spellStart"/>
      <w:r>
        <w:t>aD</w:t>
      </w:r>
      <w:proofErr w:type="spellEnd"/>
      <w:r>
        <w:t xml:space="preserve">, Davis KL, </w:t>
      </w:r>
      <w:proofErr w:type="spellStart"/>
      <w:r>
        <w:t>Tadmor</w:t>
      </w:r>
      <w:proofErr w:type="spellEnd"/>
      <w:r>
        <w:t xml:space="preserve"> MD, et al. (2013) </w:t>
      </w:r>
      <w:proofErr w:type="spellStart"/>
      <w:r>
        <w:t>ViSNE</w:t>
      </w:r>
      <w:proofErr w:type="spellEnd"/>
      <w:r>
        <w:t xml:space="preserve"> enables visualization of high dimensional single-cell data and reveals phenotypic heterogeneity of leukemia. </w:t>
      </w:r>
      <w:r>
        <w:rPr>
          <w:i/>
        </w:rPr>
        <w:t>Nature biotechnology</w:t>
      </w:r>
      <w:r>
        <w:t xml:space="preserve"> 31: 545.</w:t>
      </w:r>
    </w:p>
    <w:p w14:paraId="0681F7A3" w14:textId="77777777" w:rsidR="00B00B1D" w:rsidRDefault="007A0A24" w:rsidP="00E44D7F">
      <w:pPr>
        <w:pStyle w:val="Bibliography"/>
        <w:spacing w:line="480" w:lineRule="auto"/>
      </w:pPr>
      <w:bookmarkStart w:id="414" w:name="ref-finak2013mixture"/>
      <w:bookmarkEnd w:id="413"/>
      <w:r>
        <w:t xml:space="preserve">5. </w:t>
      </w:r>
      <w:proofErr w:type="spellStart"/>
      <w:r>
        <w:t>Finak</w:t>
      </w:r>
      <w:proofErr w:type="spellEnd"/>
      <w:r>
        <w:t xml:space="preserve"> G, McDavid A, Chattopadhyay P, et al. (2013) Mixture models for single-cell assays with applications to vaccine studies. </w:t>
      </w:r>
      <w:r>
        <w:rPr>
          <w:i/>
        </w:rPr>
        <w:t>Biostatistics</w:t>
      </w:r>
      <w:r>
        <w:t xml:space="preserve"> 15: 87–101.</w:t>
      </w:r>
    </w:p>
    <w:p w14:paraId="4305DAF1" w14:textId="77777777" w:rsidR="00B00B1D" w:rsidRDefault="007A0A24" w:rsidP="00E44D7F">
      <w:pPr>
        <w:pStyle w:val="Bibliography"/>
        <w:spacing w:line="480" w:lineRule="auto"/>
      </w:pPr>
      <w:bookmarkStart w:id="415" w:name="ref-kharchenko2014bayesian"/>
      <w:bookmarkEnd w:id="414"/>
      <w:r>
        <w:t xml:space="preserve">6. </w:t>
      </w:r>
      <w:proofErr w:type="spellStart"/>
      <w:r>
        <w:t>Kharchenko</w:t>
      </w:r>
      <w:proofErr w:type="spellEnd"/>
      <w:r>
        <w:t xml:space="preserve"> PV, Silberstein L, </w:t>
      </w:r>
      <w:proofErr w:type="spellStart"/>
      <w:r>
        <w:t>Scadden</w:t>
      </w:r>
      <w:proofErr w:type="spellEnd"/>
      <w:r>
        <w:t xml:space="preserve"> DT (2014) Bayesian approach to single-cell differential expression analysis. </w:t>
      </w:r>
      <w:r>
        <w:rPr>
          <w:i/>
        </w:rPr>
        <w:t>Nature methods</w:t>
      </w:r>
      <w:r>
        <w:t xml:space="preserve"> 11: 740.</w:t>
      </w:r>
    </w:p>
    <w:p w14:paraId="52AD2844" w14:textId="77777777" w:rsidR="00B00B1D" w:rsidRDefault="007A0A24" w:rsidP="00E44D7F">
      <w:pPr>
        <w:pStyle w:val="Bibliography"/>
        <w:spacing w:line="480" w:lineRule="auto"/>
      </w:pPr>
      <w:bookmarkStart w:id="416" w:name="ref-arazi2018immune"/>
      <w:bookmarkEnd w:id="415"/>
      <w:r>
        <w:t xml:space="preserve">7. </w:t>
      </w:r>
      <w:proofErr w:type="spellStart"/>
      <w:r>
        <w:t>Arazi</w:t>
      </w:r>
      <w:proofErr w:type="spellEnd"/>
      <w:r>
        <w:t xml:space="preserve"> A, Rao DA, Berthier CC, et al. (2018) The immune cell landscape in kidneys of lupus nephritis patients. </w:t>
      </w:r>
      <w:proofErr w:type="spellStart"/>
      <w:r>
        <w:rPr>
          <w:i/>
        </w:rPr>
        <w:t>bioRxiv</w:t>
      </w:r>
      <w:proofErr w:type="spellEnd"/>
      <w:r>
        <w:t xml:space="preserve"> 363051.</w:t>
      </w:r>
    </w:p>
    <w:p w14:paraId="57EE94F0" w14:textId="77777777" w:rsidR="00B00B1D" w:rsidRDefault="007A0A24" w:rsidP="00E44D7F">
      <w:pPr>
        <w:pStyle w:val="Bibliography"/>
        <w:spacing w:line="480" w:lineRule="auto"/>
      </w:pPr>
      <w:bookmarkStart w:id="417" w:name="ref-flowjov10"/>
      <w:bookmarkEnd w:id="416"/>
      <w:r>
        <w:t xml:space="preserve">8. </w:t>
      </w:r>
      <w:proofErr w:type="spellStart"/>
      <w:r>
        <w:t>FlowJo</w:t>
      </w:r>
      <w:proofErr w:type="spellEnd"/>
      <w:r>
        <w:t xml:space="preserve"> X V10. 0.7 r2 </w:t>
      </w:r>
      <w:proofErr w:type="spellStart"/>
      <w:r>
        <w:t>flowjo</w:t>
      </w:r>
      <w:proofErr w:type="spellEnd"/>
      <w:r>
        <w:t xml:space="preserve">. </w:t>
      </w:r>
      <w:r>
        <w:rPr>
          <w:i/>
        </w:rPr>
        <w:t xml:space="preserve">LLC https://www </w:t>
      </w:r>
      <w:proofErr w:type="spellStart"/>
      <w:r>
        <w:rPr>
          <w:i/>
        </w:rPr>
        <w:t>flowjo</w:t>
      </w:r>
      <w:proofErr w:type="spellEnd"/>
      <w:r>
        <w:rPr>
          <w:i/>
        </w:rPr>
        <w:t xml:space="preserve"> com</w:t>
      </w:r>
      <w:r>
        <w:t>.</w:t>
      </w:r>
    </w:p>
    <w:p w14:paraId="76D4AC07" w14:textId="77777777" w:rsidR="00B00B1D" w:rsidRDefault="007A0A24" w:rsidP="00E44D7F">
      <w:pPr>
        <w:pStyle w:val="Bibliography"/>
        <w:spacing w:line="480" w:lineRule="auto"/>
      </w:pPr>
      <w:bookmarkStart w:id="418" w:name="ref-hashimshony2016cel"/>
      <w:bookmarkEnd w:id="417"/>
      <w:r>
        <w:t xml:space="preserve">9. </w:t>
      </w:r>
      <w:proofErr w:type="spellStart"/>
      <w:r>
        <w:t>Hashimshony</w:t>
      </w:r>
      <w:proofErr w:type="spellEnd"/>
      <w:r>
        <w:t xml:space="preserve"> T, </w:t>
      </w:r>
      <w:proofErr w:type="spellStart"/>
      <w:r>
        <w:t>Senderovich</w:t>
      </w:r>
      <w:proofErr w:type="spellEnd"/>
      <w:r>
        <w:t xml:space="preserve"> N, Avital G, et al. (2016) CEL-seq2: Sensitive </w:t>
      </w:r>
      <w:proofErr w:type="gramStart"/>
      <w:r>
        <w:t>highly-multiplexed</w:t>
      </w:r>
      <w:proofErr w:type="gramEnd"/>
      <w:r>
        <w:t xml:space="preserve"> single-cell </w:t>
      </w:r>
      <w:proofErr w:type="spellStart"/>
      <w:r>
        <w:t>rna</w:t>
      </w:r>
      <w:proofErr w:type="spellEnd"/>
      <w:r>
        <w:t xml:space="preserve">-seq. </w:t>
      </w:r>
      <w:r>
        <w:rPr>
          <w:i/>
        </w:rPr>
        <w:t>Genome biology</w:t>
      </w:r>
      <w:r>
        <w:t xml:space="preserve"> 17: 77.</w:t>
      </w:r>
    </w:p>
    <w:p w14:paraId="57D87783" w14:textId="77777777" w:rsidR="00B00B1D" w:rsidRDefault="007A0A24" w:rsidP="00E44D7F">
      <w:pPr>
        <w:pStyle w:val="Bibliography"/>
        <w:spacing w:line="480" w:lineRule="auto"/>
      </w:pPr>
      <w:bookmarkStart w:id="419" w:name="ref-satija2018seurat"/>
      <w:bookmarkEnd w:id="418"/>
      <w:r>
        <w:t xml:space="preserve">10. </w:t>
      </w:r>
      <w:proofErr w:type="spellStart"/>
      <w:r>
        <w:t>Satija</w:t>
      </w:r>
      <w:proofErr w:type="spellEnd"/>
      <w:r>
        <w:t xml:space="preserve"> R, others (2018) Seurat: Guided clustering tutorial. </w:t>
      </w:r>
      <w:proofErr w:type="spellStart"/>
      <w:r>
        <w:rPr>
          <w:i/>
        </w:rPr>
        <w:t>Satija</w:t>
      </w:r>
      <w:proofErr w:type="spellEnd"/>
      <w:r>
        <w:rPr>
          <w:i/>
        </w:rPr>
        <w:t xml:space="preserve"> Lab http://satijalab org/</w:t>
      </w:r>
      <w:proofErr w:type="spellStart"/>
      <w:r>
        <w:rPr>
          <w:i/>
        </w:rPr>
        <w:t>seurat</w:t>
      </w:r>
      <w:proofErr w:type="spellEnd"/>
      <w:r>
        <w:rPr>
          <w:i/>
        </w:rPr>
        <w:t>/pbmc3k_tutorial html</w:t>
      </w:r>
      <w:r>
        <w:t>.</w:t>
      </w:r>
    </w:p>
    <w:p w14:paraId="266DB6E1" w14:textId="77777777" w:rsidR="00B00B1D" w:rsidRDefault="007A0A24" w:rsidP="00E44D7F">
      <w:pPr>
        <w:pStyle w:val="Bibliography"/>
        <w:spacing w:line="480" w:lineRule="auto"/>
      </w:pPr>
      <w:bookmarkStart w:id="420" w:name="ref-gutschner2013malat1"/>
      <w:bookmarkEnd w:id="419"/>
      <w:r>
        <w:t xml:space="preserve">11. </w:t>
      </w:r>
      <w:proofErr w:type="spellStart"/>
      <w:r>
        <w:t>Gutschner</w:t>
      </w:r>
      <w:proofErr w:type="spellEnd"/>
      <w:r>
        <w:t xml:space="preserve"> T, </w:t>
      </w:r>
      <w:proofErr w:type="spellStart"/>
      <w:r>
        <w:t>Hämmerle</w:t>
      </w:r>
      <w:proofErr w:type="spellEnd"/>
      <w:r>
        <w:t xml:space="preserve"> M, </w:t>
      </w:r>
      <w:proofErr w:type="spellStart"/>
      <w:r>
        <w:t>Diederichs</w:t>
      </w:r>
      <w:proofErr w:type="spellEnd"/>
      <w:r>
        <w:t xml:space="preserve"> S (2013) MALAT1—a paradigm for long noncoding </w:t>
      </w:r>
      <w:proofErr w:type="spellStart"/>
      <w:r>
        <w:t>rna</w:t>
      </w:r>
      <w:proofErr w:type="spellEnd"/>
      <w:r>
        <w:t xml:space="preserve"> function in cancer. </w:t>
      </w:r>
      <w:r>
        <w:rPr>
          <w:i/>
        </w:rPr>
        <w:t>Journal of molecular medicine</w:t>
      </w:r>
      <w:r>
        <w:t xml:space="preserve"> 91: 791–801.</w:t>
      </w:r>
    </w:p>
    <w:p w14:paraId="5A0DAADB" w14:textId="77777777" w:rsidR="00B00B1D" w:rsidRDefault="007A0A24" w:rsidP="00E44D7F">
      <w:pPr>
        <w:pStyle w:val="Bibliography"/>
        <w:spacing w:line="480" w:lineRule="auto"/>
      </w:pPr>
      <w:bookmarkStart w:id="421" w:name="ref-debeer2002fibulin"/>
      <w:bookmarkEnd w:id="420"/>
      <w:r>
        <w:lastRenderedPageBreak/>
        <w:t xml:space="preserve">12. </w:t>
      </w:r>
      <w:proofErr w:type="spellStart"/>
      <w:r>
        <w:t>Debeer</w:t>
      </w:r>
      <w:proofErr w:type="spellEnd"/>
      <w:r>
        <w:t xml:space="preserve"> P, </w:t>
      </w:r>
      <w:proofErr w:type="spellStart"/>
      <w:r>
        <w:t>Schoenmakers</w:t>
      </w:r>
      <w:proofErr w:type="spellEnd"/>
      <w:r>
        <w:t xml:space="preserve"> E, </w:t>
      </w:r>
      <w:proofErr w:type="spellStart"/>
      <w:r>
        <w:t>Twal</w:t>
      </w:r>
      <w:proofErr w:type="spellEnd"/>
      <w:r>
        <w:t xml:space="preserve"> W, et al. (2002) The fibulin-1 gene (fbln1) is disrupted in at (12; 22) associated with a complex type of synpolydactyly. </w:t>
      </w:r>
      <w:r>
        <w:rPr>
          <w:i/>
        </w:rPr>
        <w:t>Journal of medical genetics</w:t>
      </w:r>
      <w:r>
        <w:t xml:space="preserve"> 39: 98–104.</w:t>
      </w:r>
    </w:p>
    <w:p w14:paraId="59607A95" w14:textId="77777777" w:rsidR="00B00B1D" w:rsidRDefault="007A0A24" w:rsidP="00E44D7F">
      <w:pPr>
        <w:pStyle w:val="Bibliography"/>
        <w:spacing w:line="480" w:lineRule="auto"/>
      </w:pPr>
      <w:bookmarkStart w:id="422" w:name="ref-fitzmaurice2012applied"/>
      <w:bookmarkEnd w:id="421"/>
      <w:r>
        <w:t>13. Fitzmaurice GM, Laird NM, Ware JH (2012) Applied longitudinal analysis, John Wiley &amp; Sons.</w:t>
      </w:r>
      <w:bookmarkEnd w:id="410"/>
      <w:bookmarkEnd w:id="422"/>
    </w:p>
    <w:sectPr w:rsidR="00B00B1D">
      <w:footerReference w:type="even" r:id="rId26"/>
      <w:footerReference w:type="default" r:id="rId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endricks, Audrey" w:date="2020-01-30T17:04:00Z" w:initials="HA">
    <w:p w14:paraId="5347BC1E" w14:textId="1D3C411E" w:rsidR="001242B6" w:rsidRDefault="001242B6">
      <w:pPr>
        <w:pStyle w:val="CommentText"/>
      </w:pPr>
      <w:r>
        <w:rPr>
          <w:rStyle w:val="CommentReference"/>
        </w:rPr>
        <w:annotationRef/>
      </w:r>
      <w:r>
        <w:t xml:space="preserve">Lee, this abstract is really improved!  It is starting to read </w:t>
      </w:r>
      <w:proofErr w:type="gramStart"/>
      <w:r>
        <w:t>well</w:t>
      </w:r>
      <w:proofErr w:type="gramEnd"/>
      <w:r>
        <w:t xml:space="preserve"> and the goals are clearly outlined.  Good progress!</w:t>
      </w:r>
    </w:p>
  </w:comment>
  <w:comment w:id="8" w:author="Hendricks, Audrey" w:date="2020-01-30T17:00:00Z" w:initials="HA">
    <w:p w14:paraId="1541CB41" w14:textId="77777777" w:rsidR="001242B6" w:rsidRDefault="001242B6">
      <w:pPr>
        <w:pStyle w:val="CommentText"/>
      </w:pPr>
      <w:r>
        <w:rPr>
          <w:rStyle w:val="CommentReference"/>
        </w:rPr>
        <w:annotationRef/>
      </w:r>
      <w:r>
        <w:t>It is usually a good idea to temper statements to say “usually” instead of “always”, etc.  I have tried to do this for you here</w:t>
      </w:r>
    </w:p>
  </w:comment>
  <w:comment w:id="21" w:author="Hendricks, Audrey" w:date="2020-01-30T17:06:00Z" w:initials="HA">
    <w:p w14:paraId="1DF39B10" w14:textId="1005C38D" w:rsidR="001242B6" w:rsidRDefault="001242B6">
      <w:pPr>
        <w:pStyle w:val="CommentText"/>
      </w:pPr>
      <w:r>
        <w:rPr>
          <w:rStyle w:val="CommentReference"/>
        </w:rPr>
        <w:annotationRef/>
      </w:r>
      <w:r>
        <w:t>I don’t know this word.  Is this a typo?</w:t>
      </w:r>
    </w:p>
  </w:comment>
  <w:comment w:id="24" w:author="Hendricks, Audrey" w:date="2020-01-30T17:08:00Z" w:initials="HA">
    <w:p w14:paraId="28355564" w14:textId="1B80981F" w:rsidR="001242B6" w:rsidRDefault="001242B6">
      <w:pPr>
        <w:pStyle w:val="CommentText"/>
      </w:pPr>
      <w:r>
        <w:rPr>
          <w:rStyle w:val="CommentReference"/>
        </w:rPr>
        <w:annotationRef/>
      </w:r>
      <w:r>
        <w:t>Here’s an example of how I tried to remove jargon (</w:t>
      </w:r>
      <w:proofErr w:type="spellStart"/>
      <w:proofErr w:type="gramStart"/>
      <w:r>
        <w:t>e,g</w:t>
      </w:r>
      <w:proofErr w:type="spellEnd"/>
      <w:proofErr w:type="gramEnd"/>
      <w:r>
        <w:t>, population-average parameters) and add in more detail e.g. average gene expression in across the cells”</w:t>
      </w:r>
    </w:p>
  </w:comment>
  <w:comment w:id="36" w:author="Hendricks, Audrey" w:date="2020-01-30T17:10:00Z" w:initials="HA">
    <w:p w14:paraId="6AA9E7F4" w14:textId="2BD767E0" w:rsidR="001242B6" w:rsidRDefault="001242B6">
      <w:pPr>
        <w:pStyle w:val="CommentText"/>
      </w:pPr>
      <w:r>
        <w:rPr>
          <w:rStyle w:val="CommentReference"/>
        </w:rPr>
        <w:annotationRef/>
      </w:r>
      <w:r>
        <w:t>Please check that the spelling throughout</w:t>
      </w:r>
    </w:p>
  </w:comment>
  <w:comment w:id="35" w:author="Hendricks, Audrey" w:date="2020-01-30T17:10:00Z" w:initials="HA">
    <w:p w14:paraId="76AABA7C" w14:textId="338BB0FA" w:rsidR="001242B6" w:rsidRDefault="001242B6">
      <w:pPr>
        <w:pStyle w:val="CommentText"/>
      </w:pPr>
      <w:r>
        <w:rPr>
          <w:rStyle w:val="CommentReference"/>
        </w:rPr>
        <w:annotationRef/>
      </w:r>
      <w:r>
        <w:t>This is not informative – please remove or make more informative</w:t>
      </w:r>
    </w:p>
  </w:comment>
  <w:comment w:id="40" w:author="Hendricks, Audrey" w:date="2020-01-30T17:11:00Z" w:initials="HA">
    <w:p w14:paraId="11113413" w14:textId="1F48B80A" w:rsidR="001242B6" w:rsidRDefault="001242B6">
      <w:pPr>
        <w:pStyle w:val="CommentText"/>
      </w:pPr>
      <w:r>
        <w:rPr>
          <w:rStyle w:val="CommentReference"/>
        </w:rPr>
        <w:annotationRef/>
      </w:r>
      <w:r>
        <w:t>What do you mean?  I don’t think you actually mean genetic analyses.  Measurements? Expression information?</w:t>
      </w:r>
    </w:p>
  </w:comment>
  <w:comment w:id="33" w:author="Hendricks, Audrey" w:date="2020-01-30T17:11:00Z" w:initials="HA">
    <w:p w14:paraId="43C92CE7" w14:textId="4FECB587" w:rsidR="001242B6" w:rsidRDefault="001242B6">
      <w:pPr>
        <w:pStyle w:val="CommentText"/>
      </w:pPr>
      <w:r>
        <w:rPr>
          <w:rStyle w:val="CommentReference"/>
        </w:rPr>
        <w:annotationRef/>
      </w:r>
      <w:r>
        <w:t>It is not clear to me what the main point of this paragraph is; please rewrite the topic sentence</w:t>
      </w:r>
    </w:p>
  </w:comment>
  <w:comment w:id="42" w:author="Hendricks, Audrey" w:date="2020-01-30T17:12:00Z" w:initials="HA">
    <w:p w14:paraId="6B3BE111" w14:textId="48E1B6A7" w:rsidR="001242B6" w:rsidRDefault="001242B6">
      <w:pPr>
        <w:pStyle w:val="CommentText"/>
      </w:pPr>
      <w:r>
        <w:rPr>
          <w:rStyle w:val="CommentReference"/>
        </w:rPr>
        <w:annotationRef/>
      </w:r>
      <w:r>
        <w:t>What do you mean?</w:t>
      </w:r>
    </w:p>
  </w:comment>
  <w:comment w:id="43" w:author="Hendricks, Audrey" w:date="2020-01-30T17:13:00Z" w:initials="HA">
    <w:p w14:paraId="627C2022" w14:textId="00488AF5" w:rsidR="001242B6" w:rsidRDefault="001242B6">
      <w:pPr>
        <w:pStyle w:val="CommentText"/>
      </w:pPr>
      <w:r>
        <w:rPr>
          <w:rStyle w:val="CommentReference"/>
        </w:rPr>
        <w:annotationRef/>
      </w:r>
      <w:r>
        <w:t>I’m not sure what this means</w:t>
      </w:r>
    </w:p>
  </w:comment>
  <w:comment w:id="50" w:author="Hendricks, Audrey" w:date="2020-01-30T17:13:00Z" w:initials="HA">
    <w:p w14:paraId="75E38428" w14:textId="5B573054" w:rsidR="001242B6" w:rsidRDefault="001242B6">
      <w:pPr>
        <w:pStyle w:val="CommentText"/>
      </w:pPr>
      <w:r>
        <w:rPr>
          <w:rStyle w:val="CommentReference"/>
        </w:rPr>
        <w:annotationRef/>
      </w:r>
      <w:r>
        <w:t>Can you use a clearer section title?</w:t>
      </w:r>
    </w:p>
  </w:comment>
  <w:comment w:id="52" w:author="Hendricks, Audrey" w:date="2020-01-30T17:14:00Z" w:initials="HA">
    <w:p w14:paraId="3AE5FA81" w14:textId="3F127B42" w:rsidR="001242B6" w:rsidRDefault="001242B6">
      <w:pPr>
        <w:pStyle w:val="CommentText"/>
      </w:pPr>
      <w:r>
        <w:rPr>
          <w:rStyle w:val="CommentReference"/>
        </w:rPr>
        <w:annotationRef/>
      </w:r>
      <w:r>
        <w:t>I don’t know what this means. Can you write more clearly?</w:t>
      </w:r>
    </w:p>
  </w:comment>
  <w:comment w:id="53" w:author="Hendricks, Audrey" w:date="2020-01-30T17:14:00Z" w:initials="HA">
    <w:p w14:paraId="430F75A8" w14:textId="1E1AEEE2" w:rsidR="001242B6" w:rsidRDefault="001242B6">
      <w:pPr>
        <w:pStyle w:val="CommentText"/>
      </w:pPr>
      <w:r>
        <w:rPr>
          <w:rStyle w:val="CommentReference"/>
        </w:rPr>
        <w:annotationRef/>
      </w:r>
      <w:r>
        <w:t>Why?</w:t>
      </w:r>
    </w:p>
  </w:comment>
  <w:comment w:id="51" w:author="Hendricks, Audrey" w:date="2020-01-30T17:15:00Z" w:initials="HA">
    <w:p w14:paraId="2911FD68" w14:textId="00BE00C3" w:rsidR="001242B6" w:rsidRDefault="001242B6">
      <w:pPr>
        <w:pStyle w:val="CommentText"/>
      </w:pPr>
      <w:r>
        <w:rPr>
          <w:rStyle w:val="CommentReference"/>
        </w:rPr>
        <w:annotationRef/>
      </w:r>
      <w:r>
        <w:t>Please rewrite so it is clear what the purpose of this section is</w:t>
      </w:r>
    </w:p>
  </w:comment>
  <w:comment w:id="58" w:author="Hendricks, Audrey" w:date="2020-01-30T17:15:00Z" w:initials="HA">
    <w:p w14:paraId="2BF23FB6" w14:textId="5FB475A4" w:rsidR="001242B6" w:rsidRDefault="001242B6">
      <w:pPr>
        <w:pStyle w:val="CommentText"/>
      </w:pPr>
      <w:r>
        <w:rPr>
          <w:rStyle w:val="CommentReference"/>
        </w:rPr>
        <w:annotationRef/>
      </w:r>
      <w:r>
        <w:t>citation</w:t>
      </w:r>
    </w:p>
  </w:comment>
  <w:comment w:id="59" w:author="Hendricks, Audrey" w:date="2020-01-30T17:16:00Z" w:initials="HA">
    <w:p w14:paraId="3FC47298" w14:textId="75AB419C" w:rsidR="001242B6" w:rsidRDefault="001242B6">
      <w:pPr>
        <w:pStyle w:val="CommentText"/>
      </w:pPr>
      <w:r>
        <w:rPr>
          <w:rStyle w:val="CommentReference"/>
        </w:rPr>
        <w:annotationRef/>
      </w:r>
      <w:r>
        <w:t>Lee, please read through the first sentence of each paragraph.  The paper should be somewhat clear just reading these topic sentences.  Unfortunately, I often find the topic sentences a bit convoluted</w:t>
      </w:r>
    </w:p>
  </w:comment>
  <w:comment w:id="66" w:author="Hendricks, Audrey" w:date="2020-01-30T17:18:00Z" w:initials="HA">
    <w:p w14:paraId="4D7CAD11" w14:textId="33E8935D" w:rsidR="001242B6" w:rsidRDefault="001242B6">
      <w:pPr>
        <w:pStyle w:val="CommentText"/>
      </w:pPr>
      <w:r>
        <w:rPr>
          <w:rStyle w:val="CommentReference"/>
        </w:rPr>
        <w:annotationRef/>
      </w:r>
      <w:r>
        <w:t>?? is this true?</w:t>
      </w:r>
    </w:p>
  </w:comment>
  <w:comment w:id="78" w:author="Hendricks, Audrey" w:date="2020-01-30T17:19:00Z" w:initials="HA">
    <w:p w14:paraId="1CB718A0" w14:textId="255F32A4" w:rsidR="001242B6" w:rsidRDefault="001242B6">
      <w:pPr>
        <w:pStyle w:val="CommentText"/>
      </w:pPr>
      <w:r>
        <w:rPr>
          <w:rStyle w:val="CommentReference"/>
        </w:rPr>
        <w:annotationRef/>
      </w:r>
      <w:r>
        <w:t>I don’t think “followed by” makes sense here. Isn’t this the information needed for sequencing?</w:t>
      </w:r>
    </w:p>
  </w:comment>
  <w:comment w:id="86" w:author="Hendricks, Audrey" w:date="2020-01-30T17:22:00Z" w:initials="HA">
    <w:p w14:paraId="41023DA7" w14:textId="44AC3DED" w:rsidR="001242B6" w:rsidRDefault="001242B6">
      <w:pPr>
        <w:pStyle w:val="CommentText"/>
      </w:pPr>
      <w:r>
        <w:rPr>
          <w:rStyle w:val="CommentReference"/>
        </w:rPr>
        <w:annotationRef/>
      </w:r>
      <w:proofErr w:type="spellStart"/>
      <w:r>
        <w:t>Describc</w:t>
      </w:r>
      <w:bookmarkStart w:id="87" w:name="_GoBack"/>
      <w:bookmarkEnd w:id="87"/>
      <w:r>
        <w:t>e</w:t>
      </w:r>
      <w:proofErr w:type="spellEnd"/>
      <w:r>
        <w:t xml:space="preserve"> please</w:t>
      </w:r>
    </w:p>
  </w:comment>
  <w:comment w:id="91" w:author="Hendricks, Audrey" w:date="2020-01-30T17:23:00Z" w:initials="HA">
    <w:p w14:paraId="444572E1" w14:textId="77777777" w:rsidR="001242B6" w:rsidRDefault="001242B6" w:rsidP="00890996">
      <w:pPr>
        <w:pStyle w:val="CommentText"/>
      </w:pPr>
      <w:r>
        <w:rPr>
          <w:rStyle w:val="CommentReference"/>
        </w:rPr>
        <w:annotationRef/>
      </w:r>
      <w:r>
        <w:t>What is empty?</w:t>
      </w:r>
    </w:p>
  </w:comment>
  <w:comment w:id="119" w:author="Hendricks, Audrey" w:date="2020-01-30T17:28:00Z" w:initials="HA">
    <w:p w14:paraId="1A0EA028" w14:textId="6E8E5697" w:rsidR="001242B6" w:rsidRDefault="001242B6">
      <w:pPr>
        <w:pStyle w:val="CommentText"/>
      </w:pPr>
      <w:r>
        <w:rPr>
          <w:rStyle w:val="CommentReference"/>
        </w:rPr>
        <w:annotationRef/>
      </w:r>
      <w:r>
        <w:t>For each figure, add in a Figure title and description as shown below. Please make the axes, labels, and legends larger so they can be read.</w:t>
      </w:r>
    </w:p>
  </w:comment>
  <w:comment w:id="121" w:author="Hendricks, Audrey" w:date="2020-01-30T17:31:00Z" w:initials="HA">
    <w:p w14:paraId="225B7CF8" w14:textId="02CF4D30" w:rsidR="001242B6" w:rsidRDefault="001242B6">
      <w:pPr>
        <w:pStyle w:val="CommentText"/>
      </w:pPr>
      <w:r>
        <w:rPr>
          <w:rStyle w:val="CommentReference"/>
        </w:rPr>
        <w:annotationRef/>
      </w:r>
      <w:r>
        <w:t>Were observations removed or kept if they fell in these ranges?</w:t>
      </w:r>
    </w:p>
  </w:comment>
  <w:comment w:id="125" w:author="Hendricks, Audrey" w:date="2020-01-30T17:30:00Z" w:initials="HA">
    <w:p w14:paraId="6C53FDE2" w14:textId="40C44196" w:rsidR="001242B6" w:rsidRDefault="001242B6">
      <w:pPr>
        <w:pStyle w:val="CommentText"/>
      </w:pPr>
      <w:r>
        <w:rPr>
          <w:rStyle w:val="CommentReference"/>
        </w:rPr>
        <w:annotationRef/>
      </w:r>
      <w:r>
        <w:t>Include a sentence or two describing figure 2</w:t>
      </w:r>
    </w:p>
  </w:comment>
  <w:comment w:id="137" w:author="Hendricks, Audrey" w:date="2020-01-30T17:33:00Z" w:initials="HA">
    <w:p w14:paraId="1CCB4561" w14:textId="35646A91" w:rsidR="001242B6" w:rsidRDefault="001242B6">
      <w:pPr>
        <w:pStyle w:val="CommentText"/>
      </w:pPr>
      <w:r>
        <w:rPr>
          <w:rStyle w:val="CommentReference"/>
        </w:rPr>
        <w:annotationRef/>
      </w:r>
      <w:r>
        <w:t>Please include before too</w:t>
      </w:r>
    </w:p>
  </w:comment>
  <w:comment w:id="139" w:author="Hendricks, Audrey" w:date="2020-01-30T17:34:00Z" w:initials="HA">
    <w:p w14:paraId="68591A1C" w14:textId="1DFA805E" w:rsidR="001242B6" w:rsidRDefault="001242B6">
      <w:pPr>
        <w:pStyle w:val="CommentText"/>
      </w:pPr>
      <w:r>
        <w:rPr>
          <w:rStyle w:val="CommentReference"/>
        </w:rPr>
        <w:annotationRef/>
      </w:r>
      <w:r>
        <w:t>What does this mean?</w:t>
      </w:r>
    </w:p>
  </w:comment>
  <w:comment w:id="140" w:author="Hendricks, Audrey" w:date="2020-01-30T17:34:00Z" w:initials="HA">
    <w:p w14:paraId="2E1B522B" w14:textId="1C0F199F" w:rsidR="001242B6" w:rsidRDefault="001242B6">
      <w:pPr>
        <w:pStyle w:val="CommentText"/>
      </w:pPr>
      <w:r>
        <w:rPr>
          <w:rStyle w:val="CommentReference"/>
        </w:rPr>
        <w:annotationRef/>
      </w:r>
      <w:r>
        <w:t>Why not?</w:t>
      </w:r>
    </w:p>
  </w:comment>
  <w:comment w:id="141" w:author="Hendricks, Audrey" w:date="2020-01-30T17:34:00Z" w:initials="HA">
    <w:p w14:paraId="0A56A05D" w14:textId="5C447A0D" w:rsidR="001242B6" w:rsidRDefault="001242B6">
      <w:pPr>
        <w:pStyle w:val="CommentText"/>
      </w:pPr>
      <w:r>
        <w:rPr>
          <w:rStyle w:val="CommentReference"/>
        </w:rPr>
        <w:annotationRef/>
      </w:r>
      <w:r>
        <w:t>?</w:t>
      </w:r>
    </w:p>
  </w:comment>
  <w:comment w:id="142" w:author="Hendricks, Audrey" w:date="2020-01-30T17:34:00Z" w:initials="HA">
    <w:p w14:paraId="4A0B2861" w14:textId="195EA8AE" w:rsidR="001242B6" w:rsidRDefault="001242B6">
      <w:pPr>
        <w:pStyle w:val="CommentText"/>
      </w:pPr>
      <w:r>
        <w:rPr>
          <w:rStyle w:val="CommentReference"/>
        </w:rPr>
        <w:annotationRef/>
      </w:r>
      <w:r>
        <w:t>I don’t understand</w:t>
      </w:r>
    </w:p>
  </w:comment>
  <w:comment w:id="145" w:author="Hendricks, Audrey" w:date="2020-01-30T17:35:00Z" w:initials="HA">
    <w:p w14:paraId="77FF36CB" w14:textId="63D1A89D" w:rsidR="001242B6" w:rsidRDefault="001242B6">
      <w:pPr>
        <w:pStyle w:val="CommentText"/>
      </w:pPr>
      <w:r>
        <w:rPr>
          <w:rStyle w:val="CommentReference"/>
        </w:rPr>
        <w:annotationRef/>
      </w:r>
      <w:r>
        <w:t>Genes with detectible expression??</w:t>
      </w:r>
    </w:p>
  </w:comment>
  <w:comment w:id="154" w:author="Hendricks, Audrey" w:date="2020-01-30T17:36:00Z" w:initials="HA">
    <w:p w14:paraId="2BA4F4E5" w14:textId="06DC7C57" w:rsidR="001242B6" w:rsidRDefault="001242B6">
      <w:pPr>
        <w:pStyle w:val="CommentText"/>
      </w:pPr>
      <w:r>
        <w:rPr>
          <w:rStyle w:val="CommentReference"/>
        </w:rPr>
        <w:annotationRef/>
      </w:r>
      <w:r>
        <w:t>Did you know this would be true when choosing them?  How?  Include citation or how you knew</w:t>
      </w:r>
    </w:p>
  </w:comment>
  <w:comment w:id="155" w:author="Hendricks, Audrey" w:date="2020-01-30T17:37:00Z" w:initials="HA">
    <w:p w14:paraId="539AC81B" w14:textId="4819A2DC" w:rsidR="001242B6" w:rsidRDefault="001242B6">
      <w:pPr>
        <w:pStyle w:val="CommentText"/>
      </w:pPr>
      <w:r>
        <w:rPr>
          <w:rStyle w:val="CommentReference"/>
        </w:rPr>
        <w:annotationRef/>
      </w:r>
      <w:r>
        <w:t>Yes, but are these conditions of interest in this sample of subjects?</w:t>
      </w:r>
    </w:p>
  </w:comment>
  <w:comment w:id="156" w:author="Hendricks, Audrey" w:date="2020-01-30T17:38:00Z" w:initials="HA">
    <w:p w14:paraId="742DA7C6" w14:textId="6F22298F" w:rsidR="001242B6" w:rsidRDefault="001242B6">
      <w:pPr>
        <w:pStyle w:val="CommentText"/>
      </w:pPr>
      <w:r>
        <w:rPr>
          <w:rStyle w:val="CommentReference"/>
        </w:rPr>
        <w:annotationRef/>
      </w:r>
      <w:r>
        <w:t xml:space="preserve">Please move to the supplemental section. </w:t>
      </w:r>
    </w:p>
  </w:comment>
  <w:comment w:id="174" w:author="Hendricks, Audrey" w:date="2020-01-30T17:38:00Z" w:initials="HA">
    <w:p w14:paraId="0CA1369B" w14:textId="4CFC3426" w:rsidR="001242B6" w:rsidRDefault="001242B6">
      <w:pPr>
        <w:pStyle w:val="CommentText"/>
      </w:pPr>
      <w:r>
        <w:rPr>
          <w:rStyle w:val="CommentReference"/>
        </w:rPr>
        <w:annotationRef/>
      </w:r>
      <w:r>
        <w:t xml:space="preserve">I think this should come a lot earlier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7BC1E" w15:done="0"/>
  <w15:commentEx w15:paraId="1541CB41" w15:done="0"/>
  <w15:commentEx w15:paraId="1DF39B10" w15:done="0"/>
  <w15:commentEx w15:paraId="28355564" w15:done="0"/>
  <w15:commentEx w15:paraId="6AA9E7F4" w15:done="0"/>
  <w15:commentEx w15:paraId="76AABA7C" w15:done="0"/>
  <w15:commentEx w15:paraId="11113413" w15:done="0"/>
  <w15:commentEx w15:paraId="43C92CE7" w15:done="0"/>
  <w15:commentEx w15:paraId="6B3BE111" w15:done="0"/>
  <w15:commentEx w15:paraId="627C2022" w15:done="0"/>
  <w15:commentEx w15:paraId="75E38428" w15:done="0"/>
  <w15:commentEx w15:paraId="3AE5FA81" w15:done="0"/>
  <w15:commentEx w15:paraId="430F75A8" w15:done="0"/>
  <w15:commentEx w15:paraId="2911FD68" w15:done="0"/>
  <w15:commentEx w15:paraId="2BF23FB6" w15:done="0"/>
  <w15:commentEx w15:paraId="3FC47298" w15:done="0"/>
  <w15:commentEx w15:paraId="4D7CAD11" w15:done="0"/>
  <w15:commentEx w15:paraId="1CB718A0" w15:done="0"/>
  <w15:commentEx w15:paraId="41023DA7" w15:done="0"/>
  <w15:commentEx w15:paraId="444572E1" w15:done="0"/>
  <w15:commentEx w15:paraId="1A0EA028" w15:done="0"/>
  <w15:commentEx w15:paraId="225B7CF8" w15:done="0"/>
  <w15:commentEx w15:paraId="6C53FDE2" w15:done="0"/>
  <w15:commentEx w15:paraId="1CCB4561" w15:done="0"/>
  <w15:commentEx w15:paraId="68591A1C" w15:done="0"/>
  <w15:commentEx w15:paraId="2E1B522B" w15:done="0"/>
  <w15:commentEx w15:paraId="0A56A05D" w15:done="0"/>
  <w15:commentEx w15:paraId="4A0B2861" w15:done="0"/>
  <w15:commentEx w15:paraId="77FF36CB" w15:done="0"/>
  <w15:commentEx w15:paraId="2BA4F4E5" w15:done="0"/>
  <w15:commentEx w15:paraId="539AC81B" w15:done="0"/>
  <w15:commentEx w15:paraId="742DA7C6" w15:done="0"/>
  <w15:commentEx w15:paraId="0CA136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7BC1E" w16cid:durableId="21DD8B2D"/>
  <w16cid:commentId w16cid:paraId="1541CB41" w16cid:durableId="21DD8A19"/>
  <w16cid:commentId w16cid:paraId="1DF39B10" w16cid:durableId="21DD8BA2"/>
  <w16cid:commentId w16cid:paraId="28355564" w16cid:durableId="21DD8C00"/>
  <w16cid:commentId w16cid:paraId="6AA9E7F4" w16cid:durableId="21DD8C6E"/>
  <w16cid:commentId w16cid:paraId="76AABA7C" w16cid:durableId="21DD8C92"/>
  <w16cid:commentId w16cid:paraId="11113413" w16cid:durableId="21DD8CA4"/>
  <w16cid:commentId w16cid:paraId="43C92CE7" w16cid:durableId="21DD8CDD"/>
  <w16cid:commentId w16cid:paraId="6B3BE111" w16cid:durableId="21DD8D03"/>
  <w16cid:commentId w16cid:paraId="627C2022" w16cid:durableId="21DD8D23"/>
  <w16cid:commentId w16cid:paraId="75E38428" w16cid:durableId="21DD8D4F"/>
  <w16cid:commentId w16cid:paraId="3AE5FA81" w16cid:durableId="21DD8D69"/>
  <w16cid:commentId w16cid:paraId="430F75A8" w16cid:durableId="21DD8D85"/>
  <w16cid:commentId w16cid:paraId="2911FD68" w16cid:durableId="21DD8DC0"/>
  <w16cid:commentId w16cid:paraId="2BF23FB6" w16cid:durableId="21DD8DA7"/>
  <w16cid:commentId w16cid:paraId="3FC47298" w16cid:durableId="21DD8DE3"/>
  <w16cid:commentId w16cid:paraId="4D7CAD11" w16cid:durableId="21DD8E58"/>
  <w16cid:commentId w16cid:paraId="1CB718A0" w16cid:durableId="21DD8EB9"/>
  <w16cid:commentId w16cid:paraId="41023DA7" w16cid:durableId="21DD8F61"/>
  <w16cid:commentId w16cid:paraId="444572E1" w16cid:durableId="21DD8F98"/>
  <w16cid:commentId w16cid:paraId="1A0EA028" w16cid:durableId="21DD90BA"/>
  <w16cid:commentId w16cid:paraId="225B7CF8" w16cid:durableId="21DD918A"/>
  <w16cid:commentId w16cid:paraId="6C53FDE2" w16cid:durableId="21DD914F"/>
  <w16cid:commentId w16cid:paraId="1CCB4561" w16cid:durableId="21DD91F0"/>
  <w16cid:commentId w16cid:paraId="68591A1C" w16cid:durableId="21DD9211"/>
  <w16cid:commentId w16cid:paraId="2E1B522B" w16cid:durableId="21DD921E"/>
  <w16cid:commentId w16cid:paraId="0A56A05D" w16cid:durableId="21DD9228"/>
  <w16cid:commentId w16cid:paraId="4A0B2861" w16cid:durableId="21DD922F"/>
  <w16cid:commentId w16cid:paraId="77FF36CB" w16cid:durableId="21DD9262"/>
  <w16cid:commentId w16cid:paraId="2BA4F4E5" w16cid:durableId="21DD92A8"/>
  <w16cid:commentId w16cid:paraId="539AC81B" w16cid:durableId="21DD92CF"/>
  <w16cid:commentId w16cid:paraId="742DA7C6" w16cid:durableId="21DD92FC"/>
  <w16cid:commentId w16cid:paraId="0CA1369B" w16cid:durableId="21DD9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8D6D" w14:textId="77777777" w:rsidR="00A94713" w:rsidRDefault="00A94713">
      <w:pPr>
        <w:spacing w:after="0"/>
      </w:pPr>
      <w:r>
        <w:separator/>
      </w:r>
    </w:p>
  </w:endnote>
  <w:endnote w:type="continuationSeparator" w:id="0">
    <w:p w14:paraId="117D5F42" w14:textId="77777777" w:rsidR="00A94713" w:rsidRDefault="00A947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2167493"/>
      <w:docPartObj>
        <w:docPartGallery w:val="Page Numbers (Bottom of Page)"/>
        <w:docPartUnique/>
      </w:docPartObj>
    </w:sdtPr>
    <w:sdtContent>
      <w:p w14:paraId="30D2CF08" w14:textId="77777777" w:rsidR="001242B6" w:rsidRDefault="001242B6"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5D2AFE" w14:textId="77777777" w:rsidR="001242B6" w:rsidRDefault="001242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886959"/>
      <w:docPartObj>
        <w:docPartGallery w:val="Page Numbers (Bottom of Page)"/>
        <w:docPartUnique/>
      </w:docPartObj>
    </w:sdtPr>
    <w:sdtContent>
      <w:p w14:paraId="216C0921" w14:textId="77777777" w:rsidR="001242B6" w:rsidRDefault="001242B6"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A6EA2A" w14:textId="77777777" w:rsidR="001242B6" w:rsidRDefault="00124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FB63E" w14:textId="77777777" w:rsidR="00A94713" w:rsidRDefault="00A94713">
      <w:r>
        <w:separator/>
      </w:r>
    </w:p>
  </w:footnote>
  <w:footnote w:type="continuationSeparator" w:id="0">
    <w:p w14:paraId="510B2851" w14:textId="77777777" w:rsidR="00A94713" w:rsidRDefault="00A947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B4A77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5C0A6B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7321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1FD0D48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4" w15:restartNumberingAfterBreak="0">
    <w:nsid w:val="71315DCA"/>
    <w:multiLevelType w:val="multilevel"/>
    <w:tmpl w:val="E32815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1CD7"/>
    <w:rsid w:val="00103AB8"/>
    <w:rsid w:val="001242B6"/>
    <w:rsid w:val="00156102"/>
    <w:rsid w:val="001807CF"/>
    <w:rsid w:val="001E085D"/>
    <w:rsid w:val="00263899"/>
    <w:rsid w:val="002D2B17"/>
    <w:rsid w:val="003B5247"/>
    <w:rsid w:val="00480948"/>
    <w:rsid w:val="004E2751"/>
    <w:rsid w:val="004E29B3"/>
    <w:rsid w:val="00540BE7"/>
    <w:rsid w:val="00543C6E"/>
    <w:rsid w:val="00590D07"/>
    <w:rsid w:val="00651C5D"/>
    <w:rsid w:val="00784D58"/>
    <w:rsid w:val="00786F8A"/>
    <w:rsid w:val="007A0A24"/>
    <w:rsid w:val="007A2291"/>
    <w:rsid w:val="00890996"/>
    <w:rsid w:val="008D6863"/>
    <w:rsid w:val="009E70DC"/>
    <w:rsid w:val="00A16822"/>
    <w:rsid w:val="00A94713"/>
    <w:rsid w:val="00B00B1D"/>
    <w:rsid w:val="00B66984"/>
    <w:rsid w:val="00B86B75"/>
    <w:rsid w:val="00BC48D5"/>
    <w:rsid w:val="00C36279"/>
    <w:rsid w:val="00CF7AD0"/>
    <w:rsid w:val="00DD40FD"/>
    <w:rsid w:val="00E315A3"/>
    <w:rsid w:val="00E44D7F"/>
    <w:rsid w:val="00EB3F9E"/>
    <w:rsid w:val="00EE7A1B"/>
    <w:rsid w:val="00F00C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3D60"/>
  <w15:docId w15:val="{BEBA4A65-6073-DE47-A61F-5BC8BC04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E44D7F"/>
    <w:pPr>
      <w:tabs>
        <w:tab w:val="center" w:pos="4680"/>
        <w:tab w:val="right" w:pos="9360"/>
      </w:tabs>
      <w:spacing w:after="0"/>
    </w:pPr>
  </w:style>
  <w:style w:type="character" w:customStyle="1" w:styleId="FooterChar">
    <w:name w:val="Footer Char"/>
    <w:basedOn w:val="DefaultParagraphFont"/>
    <w:link w:val="Footer"/>
    <w:rsid w:val="00E44D7F"/>
  </w:style>
  <w:style w:type="character" w:styleId="PageNumber">
    <w:name w:val="page number"/>
    <w:basedOn w:val="DefaultParagraphFont"/>
    <w:semiHidden/>
    <w:unhideWhenUsed/>
    <w:rsid w:val="00E44D7F"/>
  </w:style>
  <w:style w:type="paragraph" w:styleId="BalloonText">
    <w:name w:val="Balloon Text"/>
    <w:basedOn w:val="Normal"/>
    <w:link w:val="BalloonTextChar"/>
    <w:semiHidden/>
    <w:unhideWhenUsed/>
    <w:rsid w:val="00651C5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C5D"/>
    <w:rPr>
      <w:rFonts w:ascii="Times New Roman" w:hAnsi="Times New Roman" w:cs="Times New Roman"/>
      <w:sz w:val="18"/>
      <w:szCs w:val="18"/>
    </w:rPr>
  </w:style>
  <w:style w:type="character" w:styleId="CommentReference">
    <w:name w:val="annotation reference"/>
    <w:basedOn w:val="DefaultParagraphFont"/>
    <w:semiHidden/>
    <w:unhideWhenUsed/>
    <w:rsid w:val="00651C5D"/>
    <w:rPr>
      <w:sz w:val="16"/>
      <w:szCs w:val="16"/>
    </w:rPr>
  </w:style>
  <w:style w:type="paragraph" w:styleId="CommentText">
    <w:name w:val="annotation text"/>
    <w:basedOn w:val="Normal"/>
    <w:link w:val="CommentTextChar"/>
    <w:semiHidden/>
    <w:unhideWhenUsed/>
    <w:rsid w:val="00651C5D"/>
    <w:rPr>
      <w:sz w:val="20"/>
      <w:szCs w:val="20"/>
    </w:rPr>
  </w:style>
  <w:style w:type="character" w:customStyle="1" w:styleId="CommentTextChar">
    <w:name w:val="Comment Text Char"/>
    <w:basedOn w:val="DefaultParagraphFont"/>
    <w:link w:val="CommentText"/>
    <w:semiHidden/>
    <w:rsid w:val="00651C5D"/>
    <w:rPr>
      <w:sz w:val="20"/>
      <w:szCs w:val="20"/>
    </w:rPr>
  </w:style>
  <w:style w:type="paragraph" w:styleId="CommentSubject">
    <w:name w:val="annotation subject"/>
    <w:basedOn w:val="CommentText"/>
    <w:next w:val="CommentText"/>
    <w:link w:val="CommentSubjectChar"/>
    <w:semiHidden/>
    <w:unhideWhenUsed/>
    <w:rsid w:val="00651C5D"/>
    <w:rPr>
      <w:b/>
      <w:bCs/>
    </w:rPr>
  </w:style>
  <w:style w:type="character" w:customStyle="1" w:styleId="CommentSubjectChar">
    <w:name w:val="Comment Subject Char"/>
    <w:basedOn w:val="CommentTextChar"/>
    <w:link w:val="CommentSubject"/>
    <w:semiHidden/>
    <w:rsid w:val="00651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drive.google.com/open?id=1gjHaMJG0Y_kPYWj5bIE4gRJU5z9R2Wqb"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github.com/leepanter/MSproject_RBC.git"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immport.org/shared/study/SDY997"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31</Pages>
  <Words>4762</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Lee Panter</cp:lastModifiedBy>
  <cp:revision>3</cp:revision>
  <dcterms:created xsi:type="dcterms:W3CDTF">2020-02-03T04:50:00Z</dcterms:created>
  <dcterms:modified xsi:type="dcterms:W3CDTF">2020-02-10T07:35:00Z</dcterms:modified>
</cp:coreProperties>
</file>