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8A328" w14:textId="77777777" w:rsidR="006D1B33" w:rsidRDefault="00636F0D" w:rsidP="00636F0D">
      <w:pPr>
        <w:pStyle w:val="Title"/>
        <w:spacing w:line="480" w:lineRule="auto"/>
      </w:pPr>
      <w:r>
        <w:t>Comparing Models of Subject-Clustered Single-Cell Data</w:t>
      </w:r>
    </w:p>
    <w:p w14:paraId="20881225" w14:textId="77777777" w:rsidR="006D1B33" w:rsidRDefault="00636F0D" w:rsidP="00636F0D">
      <w:pPr>
        <w:pStyle w:val="Subtitle"/>
        <w:spacing w:line="480" w:lineRule="auto"/>
      </w:pPr>
      <w:r>
        <w:t>Version 2.0</w:t>
      </w:r>
    </w:p>
    <w:p w14:paraId="1F2CDC67" w14:textId="77777777" w:rsidR="006D1B33" w:rsidRDefault="00636F0D" w:rsidP="00636F0D">
      <w:pPr>
        <w:pStyle w:val="Author"/>
        <w:spacing w:line="480" w:lineRule="auto"/>
      </w:pPr>
      <w:r>
        <w:t>Lee Panter</w:t>
      </w:r>
    </w:p>
    <w:p w14:paraId="17100F6C" w14:textId="77777777" w:rsidR="006D1B33" w:rsidRDefault="00636F0D" w:rsidP="00636F0D">
      <w:pPr>
        <w:pStyle w:val="Heading1"/>
        <w:spacing w:line="480" w:lineRule="auto"/>
      </w:pPr>
      <w:bookmarkStart w:id="0" w:name="abstract"/>
      <w:r>
        <w:t>Abstract</w:t>
      </w:r>
      <w:bookmarkEnd w:id="0"/>
    </w:p>
    <w:p w14:paraId="6BF2ADA3" w14:textId="77777777" w:rsidR="00AB3203" w:rsidRDefault="00636F0D" w:rsidP="006456AA">
      <w:pPr>
        <w:pStyle w:val="FirstParagraph"/>
        <w:spacing w:line="480" w:lineRule="auto"/>
        <w:rPr>
          <w:ins w:id="1" w:author="Hendricks, Audrey" w:date="2020-01-20T12:49:00Z"/>
        </w:rPr>
      </w:pPr>
      <w:commentRangeStart w:id="2"/>
      <w:r>
        <w:t>Single-cell RNA sequencing (</w:t>
      </w:r>
      <w:proofErr w:type="spellStart"/>
      <w:r>
        <w:t>scRNA</w:t>
      </w:r>
      <w:proofErr w:type="spellEnd"/>
      <w:r>
        <w:t xml:space="preserve">-seq) </w:t>
      </w:r>
      <w:commentRangeEnd w:id="2"/>
      <w:r w:rsidR="00105D76">
        <w:rPr>
          <w:rStyle w:val="CommentReference"/>
        </w:rPr>
        <w:commentReference w:id="2"/>
      </w:r>
      <w:r>
        <w:t xml:space="preserve">represents a revolutionary shift to </w:t>
      </w:r>
      <w:del w:id="3" w:author="Hendricks, Audrey" w:date="2020-01-19T16:47:00Z">
        <w:r w:rsidDel="00105D76">
          <w:delText xml:space="preserve">the analytic </w:delText>
        </w:r>
      </w:del>
      <w:r>
        <w:t>approaches being used to decode the human transcriptome. Single-cell</w:t>
      </w:r>
      <w:ins w:id="4" w:author="Hendricks, Audrey" w:date="2020-01-19T16:48:00Z">
        <w:r w:rsidR="00105D76">
          <w:t xml:space="preserve"> data</w:t>
        </w:r>
      </w:ins>
      <w:r>
        <w:t xml:space="preserve"> is used to: visualize cellular subpopulations with unsupervised clustering methods, test for differential expression rates across conditions using logistic and mixture </w:t>
      </w:r>
      <w:proofErr w:type="gramStart"/>
      <w:r>
        <w:t>modeling, and</w:t>
      </w:r>
      <w:proofErr w:type="gramEnd"/>
      <w:r>
        <w:t xml:space="preserve"> reconstruct spatio-temporal relationships in the </w:t>
      </w:r>
      <w:commentRangeStart w:id="5"/>
      <w:r>
        <w:t>microbiome</w:t>
      </w:r>
      <w:commentRangeEnd w:id="5"/>
      <w:r w:rsidR="00105D76">
        <w:rPr>
          <w:rStyle w:val="CommentReference"/>
        </w:rPr>
        <w:commentReference w:id="5"/>
      </w:r>
      <w:r>
        <w:t xml:space="preserve"> using network analysis. </w:t>
      </w:r>
      <w:ins w:id="6" w:author="Hendricks, Audrey" w:date="2020-01-20T12:47:00Z">
        <w:r w:rsidR="00AB3203">
          <w:t>While t</w:t>
        </w:r>
      </w:ins>
      <w:del w:id="7" w:author="Hendricks, Audrey" w:date="2020-01-20T12:47:00Z">
        <w:r w:rsidDel="00AB3203">
          <w:delText>T</w:delText>
        </w:r>
      </w:del>
      <w:r>
        <w:t>hese accomplishments demonstrate the utility and promise of single-cell research</w:t>
      </w:r>
      <w:ins w:id="8" w:author="Hendricks, Audrey" w:date="2020-01-20T12:47:00Z">
        <w:r w:rsidR="00AB3203">
          <w:t xml:space="preserve">, they do not explicitly </w:t>
        </w:r>
      </w:ins>
      <w:ins w:id="9" w:author="Hendricks, Audrey" w:date="2020-01-20T12:48:00Z">
        <w:r w:rsidR="00AB3203">
          <w:t xml:space="preserve">account </w:t>
        </w:r>
      </w:ins>
      <w:ins w:id="10" w:author="Hendricks, Audrey" w:date="2020-01-20T12:47:00Z">
        <w:r w:rsidR="00AB3203">
          <w:t xml:space="preserve">the correlated structure of the data caused by gathering single-cell data within </w:t>
        </w:r>
      </w:ins>
      <w:ins w:id="11" w:author="Hendricks, Audrey" w:date="2020-01-20T12:48:00Z">
        <w:r w:rsidR="00AB3203">
          <w:t xml:space="preserve">multiple </w:t>
        </w:r>
      </w:ins>
      <w:ins w:id="12" w:author="Hendricks, Audrey" w:date="2020-01-20T12:47:00Z">
        <w:r w:rsidR="00AB3203">
          <w:t>individuals</w:t>
        </w:r>
        <w:proofErr w:type="gramStart"/>
        <w:r w:rsidR="00AB3203">
          <w:t xml:space="preserve">. </w:t>
        </w:r>
      </w:ins>
      <w:r>
        <w:t>;</w:t>
      </w:r>
      <w:proofErr w:type="gramEnd"/>
      <w:r>
        <w:t xml:space="preserve"> </w:t>
      </w:r>
    </w:p>
    <w:p w14:paraId="0393AF24" w14:textId="12657B4C" w:rsidR="00AB3203" w:rsidRDefault="00AB3203" w:rsidP="00AB3203">
      <w:pPr>
        <w:pStyle w:val="FirstParagraph"/>
        <w:numPr>
          <w:ilvl w:val="0"/>
          <w:numId w:val="9"/>
        </w:numPr>
        <w:spacing w:line="480" w:lineRule="auto"/>
        <w:rPr>
          <w:ins w:id="13" w:author="Hendricks, Audrey" w:date="2020-01-20T12:52:00Z"/>
        </w:rPr>
      </w:pPr>
      <w:ins w:id="14" w:author="Hendricks, Audrey" w:date="2020-01-20T12:49:00Z">
        <w:r>
          <w:t>Single cell RNA sequencing is becomi</w:t>
        </w:r>
      </w:ins>
      <w:ins w:id="15" w:author="Hendricks, Audrey" w:date="2020-01-20T12:50:00Z">
        <w:r>
          <w:t>ng more prevalent and is being widely used for a variety of purposes</w:t>
        </w:r>
      </w:ins>
    </w:p>
    <w:p w14:paraId="5A37C64F" w14:textId="1F8837E1" w:rsidR="00AB3203" w:rsidRDefault="00AB3203" w:rsidP="00AB3203">
      <w:pPr>
        <w:pStyle w:val="BodyText"/>
        <w:numPr>
          <w:ilvl w:val="0"/>
          <w:numId w:val="9"/>
        </w:numPr>
        <w:rPr>
          <w:ins w:id="16" w:author="Hendricks, Audrey" w:date="2020-01-20T12:54:00Z"/>
        </w:rPr>
      </w:pPr>
      <w:ins w:id="17" w:author="Hendricks, Audrey" w:date="2020-01-20T12:53:00Z">
        <w:r>
          <w:t xml:space="preserve">More single cell data is being produced on many individuals enabling analysis of subject level </w:t>
        </w:r>
      </w:ins>
      <w:ins w:id="18" w:author="Hendricks, Audrey" w:date="2020-01-20T12:54:00Z">
        <w:r>
          <w:t>relationships for single cell data…</w:t>
        </w:r>
      </w:ins>
    </w:p>
    <w:p w14:paraId="47D47559" w14:textId="78CE1349" w:rsidR="00AB3203" w:rsidRPr="00AB3203" w:rsidRDefault="00AB3203" w:rsidP="00AB3203">
      <w:pPr>
        <w:pStyle w:val="BodyText"/>
        <w:numPr>
          <w:ilvl w:val="0"/>
          <w:numId w:val="9"/>
        </w:numPr>
        <w:rPr>
          <w:ins w:id="19" w:author="Hendricks, Audrey" w:date="2020-01-20T12:50:00Z"/>
        </w:rPr>
        <w:pPrChange w:id="20" w:author="Hendricks, Audrey" w:date="2020-01-20T12:52:00Z">
          <w:pPr>
            <w:pStyle w:val="FirstParagraph"/>
            <w:numPr>
              <w:numId w:val="9"/>
            </w:numPr>
            <w:spacing w:line="480" w:lineRule="auto"/>
            <w:ind w:left="720" w:hanging="360"/>
          </w:pPr>
        </w:pPrChange>
      </w:pPr>
      <w:ins w:id="21" w:author="Hendricks, Audrey" w:date="2020-01-20T12:54:00Z">
        <w:r>
          <w:t xml:space="preserve">However, it is not clear how to </w:t>
        </w:r>
        <w:r w:rsidR="00DE4BDB">
          <w:t>analyze this data given the nested study design</w:t>
        </w:r>
      </w:ins>
    </w:p>
    <w:p w14:paraId="39BB4816" w14:textId="20811092" w:rsidR="00AB3203" w:rsidRPr="00AB3203" w:rsidRDefault="00AB3203" w:rsidP="00AB3203">
      <w:pPr>
        <w:pStyle w:val="BodyText"/>
        <w:numPr>
          <w:ilvl w:val="0"/>
          <w:numId w:val="9"/>
        </w:numPr>
        <w:rPr>
          <w:ins w:id="22" w:author="Hendricks, Audrey" w:date="2020-01-20T12:49:00Z"/>
        </w:rPr>
        <w:pPrChange w:id="23" w:author="Hendricks, Audrey" w:date="2020-01-20T12:50:00Z">
          <w:pPr>
            <w:pStyle w:val="FirstParagraph"/>
            <w:spacing w:line="480" w:lineRule="auto"/>
          </w:pPr>
        </w:pPrChange>
      </w:pPr>
      <w:ins w:id="24" w:author="Hendricks, Audrey" w:date="2020-01-20T12:50:00Z">
        <w:r>
          <w:t xml:space="preserve">Current analyses </w:t>
        </w:r>
      </w:ins>
      <w:ins w:id="25" w:author="Hendricks, Audrey" w:date="2020-01-20T12:51:00Z">
        <w:r>
          <w:t>do not account for subject correlated study designs – do not account for having nested study designs were data in hundreds to thousands of cells are gathered in multi</w:t>
        </w:r>
      </w:ins>
      <w:ins w:id="26" w:author="Hendricks, Audrey" w:date="2020-01-20T12:52:00Z">
        <w:r>
          <w:t xml:space="preserve">ple individuals. </w:t>
        </w:r>
      </w:ins>
    </w:p>
    <w:p w14:paraId="0B1B395A" w14:textId="77777777" w:rsidR="00AB3203" w:rsidRDefault="00AB3203" w:rsidP="006456AA">
      <w:pPr>
        <w:pStyle w:val="FirstParagraph"/>
        <w:spacing w:line="480" w:lineRule="auto"/>
        <w:rPr>
          <w:ins w:id="27" w:author="Hendricks, Audrey" w:date="2020-01-20T12:49:00Z"/>
        </w:rPr>
      </w:pPr>
    </w:p>
    <w:p w14:paraId="30FA65D6" w14:textId="77777777" w:rsidR="00AB3203" w:rsidRDefault="00AB3203" w:rsidP="006456AA">
      <w:pPr>
        <w:pStyle w:val="FirstParagraph"/>
        <w:spacing w:line="480" w:lineRule="auto"/>
        <w:rPr>
          <w:ins w:id="28" w:author="Hendricks, Audrey" w:date="2020-01-20T12:49:00Z"/>
        </w:rPr>
      </w:pPr>
    </w:p>
    <w:p w14:paraId="5E2C57F5" w14:textId="60A1AC48" w:rsidR="006D1B33" w:rsidRDefault="00636F0D" w:rsidP="006456AA">
      <w:pPr>
        <w:pStyle w:val="FirstParagraph"/>
        <w:spacing w:line="480" w:lineRule="auto"/>
      </w:pPr>
      <w:r>
        <w:t xml:space="preserve">however, if </w:t>
      </w:r>
      <w:commentRangeStart w:id="29"/>
      <w:r>
        <w:t xml:space="preserve">numerical results </w:t>
      </w:r>
      <w:commentRangeEnd w:id="29"/>
      <w:r w:rsidR="00105D76">
        <w:rPr>
          <w:rStyle w:val="CommentReference"/>
        </w:rPr>
        <w:commentReference w:id="29"/>
      </w:r>
      <w:r>
        <w:t xml:space="preserve">are desired, </w:t>
      </w:r>
      <w:ins w:id="30" w:author="Hendricks, Audrey" w:date="2020-01-20T12:56:00Z">
        <w:r w:rsidR="00DE4BDB">
          <w:t xml:space="preserve">methods that appropriately model the correlated structure of the data </w:t>
        </w:r>
      </w:ins>
      <w:ins w:id="31" w:author="Hendricks, Audrey" w:date="2020-01-20T12:57:00Z">
        <w:r w:rsidR="00DE4BDB">
          <w:t xml:space="preserve">across multiple individuals </w:t>
        </w:r>
      </w:ins>
      <w:ins w:id="32" w:author="Hendricks, Audrey" w:date="2020-01-20T12:56:00Z">
        <w:r w:rsidR="00DE4BDB">
          <w:t xml:space="preserve">are needed. </w:t>
        </w:r>
      </w:ins>
      <w:commentRangeStart w:id="33"/>
      <w:del w:id="34" w:author="Hendricks, Audrey" w:date="2020-01-20T12:57:00Z">
        <w:r w:rsidDel="00DE4BDB">
          <w:delText xml:space="preserve">each analysis needs to be altered upon the </w:delText>
        </w:r>
      </w:del>
      <w:del w:id="35" w:author="Hendricks, Audrey" w:date="2020-01-20T12:55:00Z">
        <w:r w:rsidDel="00DE4BDB">
          <w:delText xml:space="preserve">hypothetical </w:delText>
        </w:r>
      </w:del>
      <w:del w:id="36" w:author="Hendricks, Audrey" w:date="2020-01-20T12:57:00Z">
        <w:r w:rsidDel="00DE4BDB">
          <w:delText xml:space="preserve">inclusion of single-cell observations sourced from multiple individuals. </w:delText>
        </w:r>
        <w:commentRangeEnd w:id="33"/>
        <w:r w:rsidR="00105D76" w:rsidDel="00DE4BDB">
          <w:rPr>
            <w:rStyle w:val="CommentReference"/>
          </w:rPr>
          <w:commentReference w:id="33"/>
        </w:r>
      </w:del>
      <w:r>
        <w:t xml:space="preserve">Since single-cell data acquisition is increasing in efficiency and decreasing in cost, data sets featuring single-cell observations from </w:t>
      </w:r>
      <w:del w:id="37" w:author="Hendricks, Audrey" w:date="2020-01-20T10:56:00Z">
        <w:r w:rsidDel="006456AA">
          <w:delText xml:space="preserve">multiple </w:delText>
        </w:r>
      </w:del>
      <w:ins w:id="38" w:author="Hendricks, Audrey" w:date="2020-01-20T10:56:00Z">
        <w:r w:rsidR="006456AA">
          <w:t xml:space="preserve">more than a few </w:t>
        </w:r>
      </w:ins>
      <w:r>
        <w:t>subject</w:t>
      </w:r>
      <w:del w:id="39" w:author="Hendricks, Audrey" w:date="2020-01-20T10:56:00Z">
        <w:r w:rsidDel="006456AA">
          <w:delText xml:space="preserve"> sources </w:delText>
        </w:r>
      </w:del>
      <w:ins w:id="40" w:author="Hendricks, Audrey" w:date="2020-01-20T10:56:00Z">
        <w:r w:rsidR="006456AA">
          <w:t xml:space="preserve">s </w:t>
        </w:r>
      </w:ins>
      <w:del w:id="41" w:author="Hendricks, Audrey" w:date="2020-01-20T10:56:00Z">
        <w:r w:rsidDel="006456AA">
          <w:delText>can be expected to rise in prevalence as a default method of attempting to improve analytic power</w:delText>
        </w:r>
      </w:del>
      <w:ins w:id="42" w:author="Hendricks, Audrey" w:date="2020-01-20T10:56:00Z">
        <w:r w:rsidR="006456AA">
          <w:t>are becoming increasingly common</w:t>
        </w:r>
      </w:ins>
      <w:r>
        <w:t xml:space="preserve">. Therefore, there is a </w:t>
      </w:r>
      <w:del w:id="43" w:author="Hendricks, Audrey" w:date="2020-01-20T13:00:00Z">
        <w:r w:rsidDel="00DE4BDB">
          <w:delText xml:space="preserve">practical </w:delText>
        </w:r>
      </w:del>
      <w:r>
        <w:t xml:space="preserve">need to outline, analyze, and compare </w:t>
      </w:r>
      <w:del w:id="44" w:author="Hendricks, Audrey" w:date="2020-01-20T10:56:00Z">
        <w:r w:rsidDel="006456AA">
          <w:delText xml:space="preserve">current </w:delText>
        </w:r>
      </w:del>
      <w:r>
        <w:t xml:space="preserve">methods for </w:t>
      </w:r>
      <w:commentRangeStart w:id="45"/>
      <w:del w:id="46" w:author="Hendricks, Audrey" w:date="2020-01-20T13:01:00Z">
        <w:r w:rsidDel="00DE4BDB">
          <w:delText xml:space="preserve">obtaining </w:delText>
        </w:r>
      </w:del>
      <w:del w:id="47" w:author="Hendricks, Audrey" w:date="2020-01-20T13:00:00Z">
        <w:r w:rsidDel="00DE4BDB">
          <w:delText xml:space="preserve">numerical </w:delText>
        </w:r>
      </w:del>
      <w:del w:id="48" w:author="Hendricks, Audrey" w:date="2020-01-20T13:01:00Z">
        <w:r w:rsidDel="00DE4BDB">
          <w:delText>parameter estimates for between-subject observation correlation</w:delText>
        </w:r>
        <w:commentRangeEnd w:id="45"/>
        <w:r w:rsidR="006456AA" w:rsidDel="00DE4BDB">
          <w:rPr>
            <w:rStyle w:val="CommentReference"/>
          </w:rPr>
          <w:commentReference w:id="45"/>
        </w:r>
      </w:del>
      <w:ins w:id="49" w:author="Hendricks, Audrey" w:date="2020-01-20T13:01:00Z">
        <w:r w:rsidR="00DE4BDB">
          <w:t>estimating subject level relationships between single-cell expression</w:t>
        </w:r>
      </w:ins>
      <w:r>
        <w:t xml:space="preserve">. </w:t>
      </w:r>
      <w:ins w:id="50" w:author="Hendricks, Audrey" w:date="2020-01-20T10:57:00Z">
        <w:r w:rsidR="006456AA">
          <w:t xml:space="preserve">Here, </w:t>
        </w:r>
      </w:ins>
      <w:ins w:id="51" w:author="Hendricks, Audrey" w:date="2020-01-20T11:11:00Z">
        <w:r w:rsidR="002C25C7">
          <w:t>we</w:t>
        </w:r>
      </w:ins>
      <w:ins w:id="52" w:author="Hendricks, Audrey" w:date="2020-01-20T10:57:00Z">
        <w:r w:rsidR="006456AA">
          <w:t xml:space="preserve"> </w:t>
        </w:r>
      </w:ins>
      <w:del w:id="53" w:author="Hendricks, Audrey" w:date="2020-01-20T10:57:00Z">
        <w:r w:rsidDel="006456AA">
          <w:delText xml:space="preserve">This paper looks to </w:delText>
        </w:r>
      </w:del>
      <w:r>
        <w:t xml:space="preserve">compare three </w:t>
      </w:r>
      <w:del w:id="54" w:author="Hendricks, Audrey" w:date="2020-01-20T11:05:00Z">
        <w:r w:rsidDel="006456AA">
          <w:delText xml:space="preserve">different </w:delText>
        </w:r>
      </w:del>
      <w:r>
        <w:t>modeling strategies</w:t>
      </w:r>
      <w:ins w:id="55" w:author="Hendricks, Audrey" w:date="2020-01-20T11:05:00Z">
        <w:r w:rsidR="006456AA">
          <w:t xml:space="preserve"> </w:t>
        </w:r>
      </w:ins>
      <w:del w:id="56" w:author="Hendricks, Audrey" w:date="2020-01-20T11:05:00Z">
        <w:r w:rsidDel="006456AA">
          <w:delText xml:space="preserve"> (each with different estimates for between-subject correlation parameters) </w:delText>
        </w:r>
      </w:del>
      <w:r>
        <w:t xml:space="preserve">for </w:t>
      </w:r>
      <w:commentRangeStart w:id="57"/>
      <w:proofErr w:type="spellStart"/>
      <w:r>
        <w:t>scRNA</w:t>
      </w:r>
      <w:proofErr w:type="spellEnd"/>
      <w:r>
        <w:t>-seq expression estimation in data with subject-level clust</w:t>
      </w:r>
      <w:ins w:id="58" w:author="Hendricks, Audrey" w:date="2020-01-20T13:02:00Z">
        <w:r w:rsidR="00DE4BDB">
          <w:t>er</w:t>
        </w:r>
      </w:ins>
      <w:r>
        <w:t>ing</w:t>
      </w:r>
      <w:commentRangeEnd w:id="57"/>
      <w:r w:rsidR="006456AA">
        <w:rPr>
          <w:rStyle w:val="CommentReference"/>
        </w:rPr>
        <w:commentReference w:id="57"/>
      </w:r>
      <w:ins w:id="59" w:author="Hendricks, Audrey" w:date="2020-01-20T11:05:00Z">
        <w:r w:rsidR="006456AA">
          <w:t xml:space="preserve">: </w:t>
        </w:r>
        <w:commentRangeStart w:id="60"/>
        <w:r w:rsidR="006456AA">
          <w:t>XXX</w:t>
        </w:r>
        <w:commentRangeEnd w:id="60"/>
        <w:r w:rsidR="006456AA">
          <w:rPr>
            <w:rStyle w:val="CommentReference"/>
          </w:rPr>
          <w:commentReference w:id="60"/>
        </w:r>
      </w:ins>
      <w:r>
        <w:t xml:space="preserve">. </w:t>
      </w:r>
      <w:ins w:id="61" w:author="Hendricks, Audrey" w:date="2020-01-20T13:03:00Z">
        <w:r w:rsidR="00DE4BDB">
          <w:t xml:space="preserve">We first describe each method’s framework </w:t>
        </w:r>
        <w:bookmarkStart w:id="62" w:name="_GoBack"/>
        <w:r w:rsidR="00DE4BDB">
          <w:t xml:space="preserve">and then compare the regression estimates and standard errors </w:t>
        </w:r>
      </w:ins>
      <w:bookmarkEnd w:id="62"/>
      <w:del w:id="63" w:author="Hendricks, Audrey" w:date="2020-01-20T13:03:00Z">
        <w:r w:rsidDel="00DE4BDB">
          <w:delText xml:space="preserve">The modeling approaches are compared </w:delText>
        </w:r>
        <w:commentRangeStart w:id="64"/>
        <w:r w:rsidDel="00DE4BDB">
          <w:delText>theoretically, and analytically</w:delText>
        </w:r>
        <w:commentRangeEnd w:id="64"/>
        <w:r w:rsidR="006456AA" w:rsidDel="00DE4BDB">
          <w:rPr>
            <w:rStyle w:val="CommentReference"/>
          </w:rPr>
          <w:commentReference w:id="64"/>
        </w:r>
        <w:r w:rsidDel="00DE4BDB">
          <w:delText xml:space="preserve">, </w:delText>
        </w:r>
      </w:del>
      <w:del w:id="65" w:author="Hendricks, Audrey" w:date="2020-01-20T11:06:00Z">
        <w:r w:rsidDel="006456AA">
          <w:delText>motivated by</w:delText>
        </w:r>
      </w:del>
      <w:ins w:id="66" w:author="Hendricks, Audrey" w:date="2020-01-20T11:06:00Z">
        <w:r w:rsidR="006456AA">
          <w:t>using real</w:t>
        </w:r>
      </w:ins>
      <w:r>
        <w:t xml:space="preserve"> data from a Lupus Nephritis study</w:t>
      </w:r>
      <w:ins w:id="67" w:author="Hendricks, Audrey" w:date="2020-01-20T11:06:00Z">
        <w:r w:rsidR="006456AA">
          <w:t xml:space="preserve"> of XX people with XX</w:t>
        </w:r>
      </w:ins>
      <w:r>
        <w:t>. It is hoped that this paper presents insights into modeling single-cell expression data, as well as aids researchers with down-stream analyses, and future theoretical/analytic methodology development.</w:t>
      </w:r>
    </w:p>
    <w:p w14:paraId="663734E8" w14:textId="77777777" w:rsidR="006D1B33" w:rsidRDefault="00636F0D" w:rsidP="00636F0D">
      <w:pPr>
        <w:pStyle w:val="Heading1"/>
        <w:spacing w:line="480" w:lineRule="auto"/>
      </w:pPr>
      <w:bookmarkStart w:id="68" w:name="introduction"/>
      <w:r>
        <w:t>Introduction</w:t>
      </w:r>
      <w:bookmarkEnd w:id="68"/>
    </w:p>
    <w:p w14:paraId="6EF59F7D" w14:textId="3238EAFA" w:rsidR="006D1B33" w:rsidRDefault="00636F0D" w:rsidP="00636F0D">
      <w:pPr>
        <w:pStyle w:val="FirstParagraph"/>
        <w:spacing w:line="480" w:lineRule="auto"/>
      </w:pPr>
      <w:commentRangeStart w:id="69"/>
      <w:r>
        <w:t xml:space="preserve">Single-cell analysis has emerged as a leading methodology </w:t>
      </w:r>
      <w:commentRangeEnd w:id="69"/>
      <w:r w:rsidR="002C25C7">
        <w:rPr>
          <w:rStyle w:val="CommentReference"/>
        </w:rPr>
        <w:commentReference w:id="69"/>
      </w:r>
      <w:r>
        <w:t xml:space="preserve">for transcriptome analytics. [1] Single-cell data sets (i.e. data involving measurements with single-cell resolution) </w:t>
      </w:r>
      <w:commentRangeStart w:id="70"/>
      <w:r>
        <w:t xml:space="preserve">demonstrate their utility </w:t>
      </w:r>
      <w:commentRangeEnd w:id="70"/>
      <w:r w:rsidR="002C25C7">
        <w:rPr>
          <w:rStyle w:val="CommentReference"/>
        </w:rPr>
        <w:commentReference w:id="70"/>
      </w:r>
      <w:r>
        <w:t xml:space="preserve">in research contexts for identifying rare subpopulations, characterizing genes that are differentially expressed across conditions, and infering spatio-temporal relationships </w:t>
      </w:r>
      <w:commentRangeStart w:id="71"/>
      <w:r>
        <w:t>within the microbiome</w:t>
      </w:r>
      <w:commentRangeEnd w:id="71"/>
      <w:r w:rsidR="002C25C7">
        <w:rPr>
          <w:rStyle w:val="CommentReference"/>
        </w:rPr>
        <w:commentReference w:id="71"/>
      </w:r>
      <w:r>
        <w:t xml:space="preserve">. [2] Additionally, </w:t>
      </w:r>
      <w:ins w:id="72" w:author="Hendricks, Audrey" w:date="2020-01-20T11:08:00Z">
        <w:r w:rsidR="002C25C7">
          <w:t xml:space="preserve">technological </w:t>
        </w:r>
      </w:ins>
      <w:r>
        <w:t xml:space="preserve">advances in whole genome </w:t>
      </w:r>
      <w:ins w:id="73" w:author="Hendricks, Audrey" w:date="2020-01-20T11:08:00Z">
        <w:r w:rsidR="002C25C7">
          <w:t xml:space="preserve">sequencing </w:t>
        </w:r>
      </w:ins>
      <w:del w:id="74" w:author="Hendricks, Audrey" w:date="2020-01-20T11:08:00Z">
        <w:r w:rsidDel="002C25C7">
          <w:delText>amplification and cellular isolation techniques make</w:delText>
        </w:r>
      </w:del>
      <w:ins w:id="75" w:author="Hendricks, Audrey" w:date="2020-01-20T11:08:00Z">
        <w:r w:rsidR="002C25C7">
          <w:t xml:space="preserve">have made generating single-cell data most cost </w:t>
        </w:r>
        <w:r w:rsidR="002C25C7">
          <w:lastRenderedPageBreak/>
          <w:t xml:space="preserve">effective ultimately </w:t>
        </w:r>
      </w:ins>
      <w:ins w:id="76" w:author="Hendricks, Audrey" w:date="2020-01-20T11:09:00Z">
        <w:r w:rsidR="002C25C7">
          <w:t>leading to an increase in the amount of data both within the same person and across multiple people.</w:t>
        </w:r>
      </w:ins>
      <w:ins w:id="77" w:author="Hendricks, Audrey" w:date="2020-01-20T11:08:00Z">
        <w:r w:rsidR="002C25C7">
          <w:t xml:space="preserve"> </w:t>
        </w:r>
      </w:ins>
      <w:del w:id="78" w:author="Hendricks, Audrey" w:date="2020-01-20T11:09:00Z">
        <w:r w:rsidDel="002C25C7">
          <w:delText xml:space="preserve"> single-cell data sets more accessible, more informative, and more diverse than ever before. </w:delText>
        </w:r>
      </w:del>
      <w:r>
        <w:t xml:space="preserve">[1] </w:t>
      </w:r>
      <w:commentRangeStart w:id="79"/>
      <w:r>
        <w:t>Therefore, there is a clear need to compare, test, and integrate methods that can accurately and precisely model single-cell data and account for the correlation of repeated measures within subject samples</w:t>
      </w:r>
      <w:commentRangeEnd w:id="79"/>
      <w:r w:rsidR="002C25C7">
        <w:rPr>
          <w:rStyle w:val="CommentReference"/>
        </w:rPr>
        <w:commentReference w:id="79"/>
      </w:r>
      <w:r>
        <w:t>.</w:t>
      </w:r>
    </w:p>
    <w:p w14:paraId="5FF47E3C" w14:textId="31607152" w:rsidR="006D1B33" w:rsidRDefault="00636F0D" w:rsidP="00636F0D">
      <w:pPr>
        <w:pStyle w:val="BodyText"/>
        <w:spacing w:line="480" w:lineRule="auto"/>
      </w:pPr>
      <w:commentRangeStart w:id="80"/>
      <w:del w:id="81" w:author="Hendricks, Audrey" w:date="2020-01-20T11:10:00Z">
        <w:r w:rsidDel="002C25C7">
          <w:delText xml:space="preserve">This paper seeks to satisfy this need </w:delText>
        </w:r>
        <w:commentRangeEnd w:id="80"/>
        <w:r w:rsidR="002C25C7" w:rsidDel="002C25C7">
          <w:rPr>
            <w:rStyle w:val="CommentReference"/>
          </w:rPr>
          <w:commentReference w:id="80"/>
        </w:r>
        <w:r w:rsidDel="002C25C7">
          <w:delText>by</w:delText>
        </w:r>
      </w:del>
      <w:ins w:id="82" w:author="Hendricks, Audrey" w:date="2020-01-20T11:10:00Z">
        <w:r w:rsidR="002C25C7">
          <w:t>Here, we</w:t>
        </w:r>
      </w:ins>
      <w:r>
        <w:t xml:space="preserve"> compar</w:t>
      </w:r>
      <w:ins w:id="83" w:author="Hendricks, Audrey" w:date="2020-01-20T11:10:00Z">
        <w:r w:rsidR="002C25C7">
          <w:t>e</w:t>
        </w:r>
      </w:ins>
      <w:del w:id="84" w:author="Hendricks, Audrey" w:date="2020-01-20T11:10:00Z">
        <w:r w:rsidDel="002C25C7">
          <w:delText>ing</w:delText>
        </w:r>
      </w:del>
      <w:r>
        <w:t xml:space="preserve"> three methods for modeling scRNA-seq expression profiles that account for within-subject correlation</w:t>
      </w:r>
      <w:del w:id="85" w:author="Hendricks, Audrey" w:date="2020-01-20T11:11:00Z">
        <w:r w:rsidDel="002C25C7">
          <w:delText xml:space="preserve"> </w:delText>
        </w:r>
      </w:del>
      <w:ins w:id="86" w:author="Hendricks, Audrey" w:date="2020-01-20T11:11:00Z">
        <w:r w:rsidR="002C25C7">
          <w:t>: XXXX, XXXX, and XXXX</w:t>
        </w:r>
      </w:ins>
      <w:del w:id="87" w:author="Hendricks, Audrey" w:date="2020-01-20T11:11:00Z">
        <w:r w:rsidDel="002C25C7">
          <w:delText>differently</w:delText>
        </w:r>
      </w:del>
      <w:r>
        <w:t>. We compare the</w:t>
      </w:r>
      <w:del w:id="88" w:author="Hendricks, Audrey" w:date="2020-01-20T11:11:00Z">
        <w:r w:rsidDel="002C25C7">
          <w:delText>ses</w:delText>
        </w:r>
      </w:del>
      <w:r>
        <w:t xml:space="preserve"> </w:t>
      </w:r>
      <w:del w:id="89" w:author="Hendricks, Audrey" w:date="2020-01-20T11:11:00Z">
        <w:r w:rsidDel="002C25C7">
          <w:delText>parameter estimates obtained</w:delText>
        </w:r>
      </w:del>
      <w:ins w:id="90" w:author="Hendricks, Audrey" w:date="2020-01-20T11:11:00Z">
        <w:r w:rsidR="002C25C7">
          <w:t>methods</w:t>
        </w:r>
      </w:ins>
      <w:r>
        <w:t xml:space="preserve"> using data </w:t>
      </w:r>
      <w:ins w:id="91" w:author="Hendricks, Audrey" w:date="2020-01-20T11:11:00Z">
        <w:r w:rsidR="002C25C7">
          <w:t xml:space="preserve">from a study of XXX </w:t>
        </w:r>
      </w:ins>
      <w:del w:id="92" w:author="Hendricks, Audrey" w:date="2020-01-20T11:11:00Z">
        <w:r w:rsidDel="002C25C7">
          <w:delText xml:space="preserve">consisting of scRNA-seq observations across multiple subjects with </w:delText>
        </w:r>
      </w:del>
      <w:r>
        <w:t xml:space="preserve">Lupus </w:t>
      </w:r>
      <w:proofErr w:type="spellStart"/>
      <w:r>
        <w:t>Neprhitis</w:t>
      </w:r>
      <w:proofErr w:type="spellEnd"/>
      <w:ins w:id="93" w:author="Hendricks, Audrey" w:date="2020-01-20T11:11:00Z">
        <w:r w:rsidR="002C25C7">
          <w:t xml:space="preserve"> cases</w:t>
        </w:r>
      </w:ins>
      <w:r>
        <w:t xml:space="preserve">. </w:t>
      </w:r>
      <w:commentRangeStart w:id="94"/>
      <w:r>
        <w:t xml:space="preserve">General modeling theory </w:t>
      </w:r>
      <w:commentRangeEnd w:id="94"/>
      <w:r w:rsidR="00854ED0">
        <w:rPr>
          <w:rStyle w:val="CommentReference"/>
        </w:rPr>
        <w:commentReference w:id="94"/>
      </w:r>
      <w:r>
        <w:t xml:space="preserve">is provided in the context of this example and we discuss relevant conclusions, implications, limitations and </w:t>
      </w:r>
      <w:commentRangeStart w:id="95"/>
      <w:r>
        <w:t>future research to illustrate our findings</w:t>
      </w:r>
      <w:commentRangeEnd w:id="95"/>
      <w:r w:rsidR="00854ED0">
        <w:rPr>
          <w:rStyle w:val="CommentReference"/>
        </w:rPr>
        <w:commentReference w:id="95"/>
      </w:r>
      <w:r>
        <w:t>.</w:t>
      </w:r>
    </w:p>
    <w:p w14:paraId="419BBF81" w14:textId="77777777" w:rsidR="006D1B33" w:rsidRPr="004630A4" w:rsidRDefault="00636F0D" w:rsidP="00636F0D">
      <w:pPr>
        <w:pStyle w:val="Heading2"/>
        <w:spacing w:line="480" w:lineRule="auto"/>
        <w:rPr>
          <w:u w:val="single"/>
          <w:rPrChange w:id="96" w:author="Hendricks, Audrey" w:date="2020-01-20T11:50:00Z">
            <w:rPr/>
          </w:rPrChange>
        </w:rPr>
      </w:pPr>
      <w:bookmarkStart w:id="97" w:name="previous-results"/>
      <w:commentRangeStart w:id="98"/>
      <w:r w:rsidRPr="004630A4">
        <w:rPr>
          <w:u w:val="single"/>
          <w:rPrChange w:id="99" w:author="Hendricks, Audrey" w:date="2020-01-20T11:50:00Z">
            <w:rPr/>
          </w:rPrChange>
        </w:rPr>
        <w:t>Previous Results</w:t>
      </w:r>
      <w:bookmarkEnd w:id="97"/>
      <w:commentRangeEnd w:id="98"/>
      <w:r w:rsidR="000442F4" w:rsidRPr="004630A4">
        <w:rPr>
          <w:rStyle w:val="CommentReference"/>
          <w:rFonts w:asciiTheme="minorHAnsi" w:eastAsiaTheme="minorHAnsi" w:hAnsiTheme="minorHAnsi" w:cstheme="minorBidi"/>
          <w:b w:val="0"/>
          <w:bCs w:val="0"/>
          <w:color w:val="auto"/>
          <w:u w:val="single"/>
          <w:rPrChange w:id="100" w:author="Hendricks, Audrey" w:date="2020-01-20T11:50:00Z">
            <w:rPr>
              <w:rStyle w:val="CommentReference"/>
              <w:rFonts w:asciiTheme="minorHAnsi" w:eastAsiaTheme="minorHAnsi" w:hAnsiTheme="minorHAnsi" w:cstheme="minorBidi"/>
              <w:b w:val="0"/>
              <w:bCs w:val="0"/>
              <w:color w:val="auto"/>
            </w:rPr>
          </w:rPrChange>
        </w:rPr>
        <w:commentReference w:id="98"/>
      </w:r>
    </w:p>
    <w:p w14:paraId="0F0E8D6F" w14:textId="29E67EDB" w:rsidR="006D1B33" w:rsidRDefault="00636F0D" w:rsidP="00636F0D">
      <w:pPr>
        <w:pStyle w:val="FirstParagraph"/>
        <w:spacing w:line="480" w:lineRule="auto"/>
      </w:pPr>
      <w:commentRangeStart w:id="101"/>
      <w:r>
        <w:t>The following studies use single-cell data to make “down-stream” conclusions</w:t>
      </w:r>
      <w:commentRangeEnd w:id="101"/>
      <w:r w:rsidR="000442F4">
        <w:rPr>
          <w:rStyle w:val="CommentReference"/>
        </w:rPr>
        <w:commentReference w:id="101"/>
      </w:r>
      <w:r>
        <w:t xml:space="preserve">. </w:t>
      </w:r>
      <w:commentRangeStart w:id="102"/>
      <w:r>
        <w:t xml:space="preserve">A down-stream analysis will </w:t>
      </w:r>
      <w:del w:id="103" w:author="Hendricks, Audrey" w:date="2020-01-20T11:13:00Z">
        <w:r w:rsidDel="000442F4">
          <w:delText>incorp</w:delText>
        </w:r>
      </w:del>
      <w:del w:id="104" w:author="Hendricks, Audrey" w:date="2020-01-20T11:12:00Z">
        <w:r w:rsidDel="000442F4">
          <w:delText>e</w:delText>
        </w:r>
      </w:del>
      <w:del w:id="105" w:author="Hendricks, Audrey" w:date="2020-01-20T11:13:00Z">
        <w:r w:rsidDel="000442F4">
          <w:delText>rate</w:delText>
        </w:r>
      </w:del>
      <w:ins w:id="106" w:author="Hendricks, Audrey" w:date="2020-01-20T11:13:00Z">
        <w:r w:rsidR="000442F4">
          <w:t>incorporate</w:t>
        </w:r>
      </w:ins>
      <w:r>
        <w:t xml:space="preserve"> information generated from a statistical study to make conclusions about relateable biological concepts. </w:t>
      </w:r>
      <w:commentRangeEnd w:id="102"/>
      <w:r w:rsidR="000442F4">
        <w:rPr>
          <w:rStyle w:val="CommentReference"/>
        </w:rPr>
        <w:commentReference w:id="102"/>
      </w:r>
      <w:commentRangeStart w:id="107"/>
      <w:r>
        <w:t>During this process, the conclusions drawn from statistical inference are logically equated to biological implications. Therefore, each “down-stream” result is dependent upon a coherent statistical analysis. The examples below show that coherent statistical inference will be unreasonable when the underlying data exhibits subject-clustering.</w:t>
      </w:r>
      <w:commentRangeEnd w:id="107"/>
      <w:r w:rsidR="000442F4">
        <w:rPr>
          <w:rStyle w:val="CommentReference"/>
        </w:rPr>
        <w:commentReference w:id="107"/>
      </w:r>
    </w:p>
    <w:p w14:paraId="3C549F6F" w14:textId="77777777" w:rsidR="006D1B33" w:rsidRDefault="00636F0D" w:rsidP="00636F0D">
      <w:pPr>
        <w:pStyle w:val="Heading3"/>
        <w:spacing w:line="480" w:lineRule="auto"/>
      </w:pPr>
      <w:bookmarkStart w:id="108" w:name="sub-population-detection"/>
      <w:r>
        <w:t>Sub-Population Detection</w:t>
      </w:r>
      <w:bookmarkEnd w:id="108"/>
    </w:p>
    <w:p w14:paraId="15754370" w14:textId="2F077E2B" w:rsidR="006D1B33" w:rsidRDefault="00636F0D" w:rsidP="00636F0D">
      <w:pPr>
        <w:pStyle w:val="FirstParagraph"/>
        <w:spacing w:line="480" w:lineRule="auto"/>
      </w:pPr>
      <w:r>
        <w:t xml:space="preserve">Traditional methods for subpopulation exploration </w:t>
      </w:r>
      <w:del w:id="109" w:author="Hendricks, Audrey" w:date="2020-01-20T11:14:00Z">
        <w:r w:rsidDel="000442F4">
          <w:delText xml:space="preserve">within </w:delText>
        </w:r>
      </w:del>
      <w:ins w:id="110" w:author="Hendricks, Audrey" w:date="2020-01-20T11:14:00Z">
        <w:r w:rsidR="000442F4">
          <w:t>using</w:t>
        </w:r>
        <w:r w:rsidR="000442F4">
          <w:t xml:space="preserve"> </w:t>
        </w:r>
      </w:ins>
      <w:r>
        <w:t xml:space="preserve">single-cell data commonly involve unsupervised clustering techniques </w:t>
      </w:r>
      <w:commentRangeStart w:id="111"/>
      <w:r>
        <w:t xml:space="preserve">including Principle Components Analysis (PCA) </w:t>
      </w:r>
      <w:commentRangeStart w:id="112"/>
      <w:r>
        <w:t xml:space="preserve">and K-Nearest Neighbors (KNN). </w:t>
      </w:r>
      <w:commentRangeEnd w:id="111"/>
      <w:r w:rsidR="000442F4">
        <w:rPr>
          <w:rStyle w:val="CommentReference"/>
        </w:rPr>
        <w:commentReference w:id="111"/>
      </w:r>
      <w:commentRangeEnd w:id="112"/>
      <w:r w:rsidR="000442F4">
        <w:rPr>
          <w:rStyle w:val="CommentReference"/>
        </w:rPr>
        <w:commentReference w:id="112"/>
      </w:r>
      <w:r>
        <w:t xml:space="preserve">These methods can effectively identify rare </w:t>
      </w:r>
      <w:commentRangeStart w:id="113"/>
      <w:del w:id="114" w:author="Hendricks, Audrey" w:date="2020-01-20T11:15:00Z">
        <w:r w:rsidDel="000442F4">
          <w:delText>nerological</w:delText>
        </w:r>
      </w:del>
      <w:ins w:id="115" w:author="Hendricks, Audrey" w:date="2020-01-20T11:15:00Z">
        <w:r w:rsidR="000442F4">
          <w:t>neurological</w:t>
        </w:r>
      </w:ins>
      <w:r>
        <w:t xml:space="preserve"> </w:t>
      </w:r>
      <w:r>
        <w:lastRenderedPageBreak/>
        <w:t xml:space="preserve">cells </w:t>
      </w:r>
      <w:commentRangeEnd w:id="113"/>
      <w:r w:rsidR="000442F4">
        <w:rPr>
          <w:rStyle w:val="CommentReference"/>
        </w:rPr>
        <w:commentReference w:id="113"/>
      </w:r>
      <w:r>
        <w:t xml:space="preserve">within a homogeneous population. [3] Such </w:t>
      </w:r>
      <w:commentRangeStart w:id="116"/>
      <w:r>
        <w:t>clustering methods</w:t>
      </w:r>
      <w:commentRangeEnd w:id="116"/>
      <w:r w:rsidR="000442F4">
        <w:rPr>
          <w:rStyle w:val="CommentReference"/>
        </w:rPr>
        <w:commentReference w:id="116"/>
      </w:r>
      <w:r>
        <w:t xml:space="preserve">, and additional (non-linear) methods such as the t-distributed stochastic neighborhood embedding (t-SNE) are also useful for visualizing high-dimensional data are used to </w:t>
      </w:r>
      <w:commentRangeStart w:id="117"/>
      <w:r>
        <w:t xml:space="preserve">find multi-dimensional boundary values </w:t>
      </w:r>
      <w:commentRangeEnd w:id="117"/>
      <w:r w:rsidR="000442F4">
        <w:rPr>
          <w:rStyle w:val="CommentReference"/>
        </w:rPr>
        <w:commentReference w:id="117"/>
      </w:r>
      <w:r>
        <w:t xml:space="preserve">for </w:t>
      </w:r>
      <w:commentRangeStart w:id="118"/>
      <w:r>
        <w:t xml:space="preserve">distinguishing </w:t>
      </w:r>
      <w:del w:id="119" w:author="Hendricks, Audrey" w:date="2020-01-20T11:17:00Z">
        <w:r w:rsidDel="000B1435">
          <w:delText>heathly</w:delText>
        </w:r>
      </w:del>
      <w:ins w:id="120" w:author="Hendricks, Audrey" w:date="2020-01-20T11:17:00Z">
        <w:r w:rsidR="000B1435">
          <w:t>healthy</w:t>
        </w:r>
      </w:ins>
      <w:r>
        <w:t xml:space="preserve"> and cancerous bone marrow samples</w:t>
      </w:r>
      <w:commentRangeEnd w:id="118"/>
      <w:r w:rsidR="000B1435">
        <w:rPr>
          <w:rStyle w:val="CommentReference"/>
        </w:rPr>
        <w:commentReference w:id="118"/>
      </w:r>
      <w:r>
        <w:t xml:space="preserve">. [4] While </w:t>
      </w:r>
      <w:commentRangeStart w:id="121"/>
      <w:r>
        <w:t xml:space="preserve">all these studies </w:t>
      </w:r>
      <w:commentRangeEnd w:id="121"/>
      <w:r w:rsidR="00095978">
        <w:rPr>
          <w:rStyle w:val="CommentReference"/>
        </w:rPr>
        <w:commentReference w:id="121"/>
      </w:r>
      <w:r>
        <w:t xml:space="preserve">involve single-cell data that </w:t>
      </w:r>
      <w:commentRangeStart w:id="122"/>
      <w:del w:id="123" w:author="Hendricks, Audrey" w:date="2020-01-20T11:50:00Z">
        <w:r w:rsidDel="004630A4">
          <w:delText>incorperate</w:delText>
        </w:r>
        <w:commentRangeEnd w:id="122"/>
        <w:r w:rsidR="00095978" w:rsidDel="004630A4">
          <w:rPr>
            <w:rStyle w:val="CommentReference"/>
          </w:rPr>
          <w:commentReference w:id="122"/>
        </w:r>
        <w:r w:rsidDel="004630A4">
          <w:delText>s</w:delText>
        </w:r>
      </w:del>
      <w:ins w:id="124" w:author="Hendricks, Audrey" w:date="2020-01-20T11:50:00Z">
        <w:r w:rsidR="004630A4">
          <w:t>incorporates</w:t>
        </w:r>
      </w:ins>
      <w:r>
        <w:t xml:space="preserve"> multiple subjects, the </w:t>
      </w:r>
      <w:commentRangeStart w:id="125"/>
      <w:r>
        <w:t>modeling methodologies do not provide numerical estimates for the effects of subject-clustered sampling, and therefore can only be used heuristically.</w:t>
      </w:r>
      <w:commentRangeEnd w:id="125"/>
      <w:r w:rsidR="004630A4">
        <w:rPr>
          <w:rStyle w:val="CommentReference"/>
        </w:rPr>
        <w:commentReference w:id="125"/>
      </w:r>
    </w:p>
    <w:p w14:paraId="4EA8D88F" w14:textId="77777777" w:rsidR="006D1B33" w:rsidRDefault="00636F0D" w:rsidP="00636F0D">
      <w:pPr>
        <w:pStyle w:val="Heading3"/>
        <w:spacing w:line="480" w:lineRule="auto"/>
      </w:pPr>
      <w:bookmarkStart w:id="126" w:name="test-for-differential-expression-across-"/>
      <w:r>
        <w:t>Test for Differential Expression Across Conditions</w:t>
      </w:r>
      <w:bookmarkEnd w:id="126"/>
    </w:p>
    <w:p w14:paraId="3E88BA9E" w14:textId="273D538E" w:rsidR="006D1B33" w:rsidRDefault="00636F0D" w:rsidP="00636F0D">
      <w:pPr>
        <w:pStyle w:val="FirstParagraph"/>
        <w:spacing w:line="480" w:lineRule="auto"/>
      </w:pPr>
      <w:commentRangeStart w:id="127"/>
      <w:r>
        <w:t xml:space="preserve">Single-cell data is used to target treatments </w:t>
      </w:r>
      <w:commentRangeEnd w:id="127"/>
      <w:r w:rsidR="004630A4">
        <w:rPr>
          <w:rStyle w:val="CommentReference"/>
        </w:rPr>
        <w:commentReference w:id="127"/>
      </w:r>
      <w:r>
        <w:t xml:space="preserve">by characterizing differential expression </w:t>
      </w:r>
      <w:del w:id="128" w:author="Hendricks, Audrey" w:date="2020-01-20T11:51:00Z">
        <w:r w:rsidDel="004630A4">
          <w:delText xml:space="preserve">across </w:delText>
        </w:r>
      </w:del>
      <w:ins w:id="129" w:author="Hendricks, Audrey" w:date="2020-01-20T11:51:00Z">
        <w:r w:rsidR="004630A4">
          <w:t>by</w:t>
        </w:r>
        <w:r w:rsidR="004630A4">
          <w:t xml:space="preserve"> </w:t>
        </w:r>
      </w:ins>
      <w:r>
        <w:t xml:space="preserve">condition. </w:t>
      </w:r>
      <w:commentRangeStart w:id="130"/>
      <w:r>
        <w:t xml:space="preserve">Model-based Analysis of Single-cell Transcriptomics (MAST) </w:t>
      </w:r>
      <w:commentRangeEnd w:id="130"/>
      <w:r w:rsidR="004630A4">
        <w:rPr>
          <w:rStyle w:val="CommentReference"/>
        </w:rPr>
        <w:commentReference w:id="130"/>
      </w:r>
      <w:r>
        <w:t xml:space="preserve">is used to compare “primary human non-stimulated” and “cytokine-activated” mucosal-associated invariant T-cells. [5] Additionally, </w:t>
      </w:r>
      <w:commentRangeStart w:id="131"/>
      <w:r>
        <w:t xml:space="preserve">Single-Cell Differential Expression </w:t>
      </w:r>
      <w:commentRangeEnd w:id="131"/>
      <w:r w:rsidR="004630A4">
        <w:rPr>
          <w:rStyle w:val="CommentReference"/>
        </w:rPr>
        <w:commentReference w:id="131"/>
      </w:r>
      <w:r>
        <w:t xml:space="preserve">(SCDE) is used to compare 92 embryonic mouse fibroblasts to 92 embryonic human stem cells. [6] Neither of these studies included samples across multiple subjects </w:t>
      </w:r>
      <w:commentRangeStart w:id="132"/>
      <w:r>
        <w:t xml:space="preserve">(excluding paired/treatment sample assumptions used for </w:t>
      </w:r>
      <w:proofErr w:type="spellStart"/>
      <w:r>
        <w:t>parameteric</w:t>
      </w:r>
      <w:proofErr w:type="spellEnd"/>
      <w:r>
        <w:t xml:space="preserve"> tests)</w:t>
      </w:r>
      <w:commentRangeEnd w:id="132"/>
      <w:r w:rsidR="004630A4">
        <w:rPr>
          <w:rStyle w:val="CommentReference"/>
        </w:rPr>
        <w:commentReference w:id="132"/>
      </w:r>
      <w:r>
        <w:t>.</w:t>
      </w:r>
    </w:p>
    <w:p w14:paraId="1E6C22FB" w14:textId="77777777" w:rsidR="006D1B33" w:rsidRDefault="00636F0D" w:rsidP="00636F0D">
      <w:pPr>
        <w:pStyle w:val="Heading3"/>
        <w:spacing w:line="480" w:lineRule="auto"/>
      </w:pPr>
      <w:bookmarkStart w:id="133" w:name="investigate-spatio-temporal-microbiome-r"/>
      <w:r>
        <w:t xml:space="preserve">Investigate </w:t>
      </w:r>
      <w:proofErr w:type="spellStart"/>
      <w:r>
        <w:t>Spatio</w:t>
      </w:r>
      <w:proofErr w:type="spellEnd"/>
      <w:r>
        <w:t xml:space="preserve">-Temporal </w:t>
      </w:r>
      <w:commentRangeStart w:id="134"/>
      <w:r>
        <w:t>Microbiome R</w:t>
      </w:r>
      <w:commentRangeEnd w:id="134"/>
      <w:r w:rsidR="004630A4">
        <w:rPr>
          <w:rStyle w:val="CommentReference"/>
          <w:rFonts w:asciiTheme="minorHAnsi" w:eastAsiaTheme="minorHAnsi" w:hAnsiTheme="minorHAnsi" w:cstheme="minorBidi"/>
          <w:b w:val="0"/>
          <w:bCs w:val="0"/>
          <w:color w:val="auto"/>
        </w:rPr>
        <w:commentReference w:id="134"/>
      </w:r>
      <w:r>
        <w:t>elationships</w:t>
      </w:r>
      <w:bookmarkEnd w:id="133"/>
    </w:p>
    <w:p w14:paraId="3586BA05" w14:textId="77777777" w:rsidR="006D1B33" w:rsidRDefault="00636F0D" w:rsidP="00636F0D">
      <w:pPr>
        <w:pStyle w:val="FirstParagraph"/>
        <w:spacing w:line="480" w:lineRule="auto"/>
      </w:pPr>
      <w:commentRangeStart w:id="135"/>
      <w:r>
        <w:t xml:space="preserve">Network modeling </w:t>
      </w:r>
      <w:commentRangeEnd w:id="135"/>
      <w:r w:rsidR="004630A4">
        <w:rPr>
          <w:rStyle w:val="CommentReference"/>
        </w:rPr>
        <w:commentReference w:id="135"/>
      </w:r>
      <w:r>
        <w:t xml:space="preserve">approaches, in conjunction with single-cell data provides the opportunity to learn about cellular heirarchies, spatial relationships, and temporal progressions within the microbiome. </w:t>
      </w:r>
      <w:commentRangeStart w:id="136"/>
      <w:r>
        <w:t xml:space="preserve">Weighted Gene Co-Expression Network Analysis </w:t>
      </w:r>
      <w:commentRangeEnd w:id="136"/>
      <w:r w:rsidR="004630A4">
        <w:rPr>
          <w:rStyle w:val="CommentReference"/>
        </w:rPr>
        <w:commentReference w:id="136"/>
      </w:r>
      <w:r>
        <w:t xml:space="preserve">(WGCNA) is used to find delineations in both human and mouse embryonic transcriptome dynamics during progression from oocyte to morula. [7] A similar analysis is performed </w:t>
      </w:r>
      <w:r>
        <w:lastRenderedPageBreak/>
        <w:t xml:space="preserve">using </w:t>
      </w:r>
      <w:commentRangeStart w:id="137"/>
      <w:r>
        <w:t>Single-cell Clustering Using Bifurcation Analysis (SCUBA</w:t>
      </w:r>
      <w:commentRangeEnd w:id="137"/>
      <w:r w:rsidR="004630A4">
        <w:rPr>
          <w:rStyle w:val="CommentReference"/>
        </w:rPr>
        <w:commentReference w:id="137"/>
      </w:r>
      <w:proofErr w:type="gramStart"/>
      <w:r>
        <w:t>), and</w:t>
      </w:r>
      <w:proofErr w:type="gramEnd"/>
      <w:r>
        <w:t xml:space="preserve"> is verified using </w:t>
      </w:r>
      <w:commentRangeStart w:id="138"/>
      <w:r>
        <w:t xml:space="preserve">Reverse Transcription Polymerase Chain Reaction (RT-PCR) </w:t>
      </w:r>
      <w:commentRangeEnd w:id="138"/>
      <w:r w:rsidR="004630A4">
        <w:rPr>
          <w:rStyle w:val="CommentReference"/>
        </w:rPr>
        <w:commentReference w:id="138"/>
      </w:r>
      <w:r>
        <w:t xml:space="preserve">data over the same single-cell measurements. [8] The studies conducted using network modeling approaches target single-cell sources at multiple time points, or distinct measures that could be compared using a </w:t>
      </w:r>
      <w:commentRangeStart w:id="139"/>
      <w:r>
        <w:t>pseudo-time mapping</w:t>
      </w:r>
      <w:commentRangeEnd w:id="139"/>
      <w:r w:rsidR="004F1640">
        <w:rPr>
          <w:rStyle w:val="CommentReference"/>
        </w:rPr>
        <w:commentReference w:id="139"/>
      </w:r>
      <w:r>
        <w:t>.</w:t>
      </w:r>
      <w:commentRangeStart w:id="140"/>
      <w:r>
        <w:t xml:space="preserve"> Diversification </w:t>
      </w:r>
      <w:commentRangeEnd w:id="140"/>
      <w:r w:rsidR="004F1640">
        <w:rPr>
          <w:rStyle w:val="CommentReference"/>
        </w:rPr>
        <w:commentReference w:id="140"/>
      </w:r>
      <w:r>
        <w:t>of the single-cell data by incorperating multiple subjects is not considered or adressed.</w:t>
      </w:r>
    </w:p>
    <w:p w14:paraId="0C9B2C8F" w14:textId="77777777" w:rsidR="006D1B33" w:rsidRPr="00436EC3" w:rsidRDefault="00636F0D" w:rsidP="00636F0D">
      <w:pPr>
        <w:pStyle w:val="Heading1"/>
        <w:spacing w:line="480" w:lineRule="auto"/>
        <w:rPr>
          <w:u w:val="single"/>
          <w:rPrChange w:id="141" w:author="Hendricks, Audrey" w:date="2020-01-20T11:57:00Z">
            <w:rPr/>
          </w:rPrChange>
        </w:rPr>
      </w:pPr>
      <w:bookmarkStart w:id="142" w:name="description-of-motivating-example"/>
      <w:r w:rsidRPr="00436EC3">
        <w:rPr>
          <w:u w:val="single"/>
          <w:rPrChange w:id="143" w:author="Hendricks, Audrey" w:date="2020-01-20T11:57:00Z">
            <w:rPr/>
          </w:rPrChange>
        </w:rPr>
        <w:t>Description of Motivating Example</w:t>
      </w:r>
      <w:bookmarkEnd w:id="142"/>
    </w:p>
    <w:p w14:paraId="38091C27" w14:textId="683CE50A" w:rsidR="006D1B33" w:rsidRDefault="00636F0D" w:rsidP="00636F0D">
      <w:pPr>
        <w:pStyle w:val="FirstParagraph"/>
        <w:spacing w:line="480" w:lineRule="auto"/>
      </w:pPr>
      <w:r>
        <w:t xml:space="preserve">Throughout the course of this paper, references are made to </w:t>
      </w:r>
      <w:ins w:id="144" w:author="Hendricks, Audrey" w:date="2020-01-20T12:01:00Z">
        <w:r w:rsidR="00E25C13">
          <w:t xml:space="preserve">the 20XX manuscript entitled </w:t>
        </w:r>
      </w:ins>
      <w:r>
        <w:t xml:space="preserve">“The immune cell landscape in kidneys with lupus nephritis patients” [9]. </w:t>
      </w:r>
      <w:del w:id="145" w:author="Hendricks, Audrey" w:date="2020-01-20T12:01:00Z">
        <w:r w:rsidDel="00E25C13">
          <w:delText>This paper</w:delText>
        </w:r>
      </w:del>
      <w:del w:id="146" w:author="Hendricks, Audrey" w:date="2020-01-20T11:57:00Z">
        <w:r w:rsidDel="00436EC3">
          <w:delText xml:space="preserve"> references</w:delText>
        </w:r>
      </w:del>
      <w:ins w:id="147" w:author="Hendricks, Audrey" w:date="2020-01-20T12:01:00Z">
        <w:r w:rsidR="00E25C13">
          <w:t xml:space="preserve">In this manuscript XX et al compare </w:t>
        </w:r>
        <w:commentRangeStart w:id="148"/>
        <w:r w:rsidR="00E25C13">
          <w:t>XXXX</w:t>
        </w:r>
      </w:ins>
      <w:commentRangeEnd w:id="148"/>
      <w:ins w:id="149" w:author="Hendricks, Audrey" w:date="2020-01-20T12:02:00Z">
        <w:r w:rsidR="00E25C13">
          <w:rPr>
            <w:rStyle w:val="CommentReference"/>
          </w:rPr>
          <w:commentReference w:id="148"/>
        </w:r>
      </w:ins>
      <w:ins w:id="150" w:author="Hendricks, Audrey" w:date="2020-01-20T12:01:00Z">
        <w:r w:rsidR="00E25C13">
          <w:t xml:space="preserve"> for XX Lupus Nephritis cases vs. XX population??? Controls</w:t>
        </w:r>
      </w:ins>
      <w:ins w:id="151" w:author="Hendricks, Audrey" w:date="2020-01-20T12:02:00Z">
        <w:r w:rsidR="00E25C13">
          <w:t xml:space="preserve">. </w:t>
        </w:r>
      </w:ins>
      <w:ins w:id="152" w:author="Hendricks, Audrey" w:date="2020-01-20T12:03:00Z">
        <w:r w:rsidR="00E25C13">
          <w:t>Kidney tissue</w:t>
        </w:r>
      </w:ins>
      <w:ins w:id="153" w:author="Hendricks, Audrey" w:date="2020-01-20T11:57:00Z">
        <w:r w:rsidR="00436EC3">
          <w:t xml:space="preserve"> </w:t>
        </w:r>
      </w:ins>
      <w:commentRangeStart w:id="154"/>
      <w:del w:id="155" w:author="Hendricks, Audrey" w:date="2020-01-20T12:02:00Z">
        <w:r w:rsidDel="00E25C13">
          <w:delText xml:space="preserve"> </w:delText>
        </w:r>
        <w:commentRangeEnd w:id="154"/>
        <w:r w:rsidR="00436EC3" w:rsidDel="00E25C13">
          <w:rPr>
            <w:rStyle w:val="CommentReference"/>
          </w:rPr>
          <w:commentReference w:id="154"/>
        </w:r>
      </w:del>
      <w:r>
        <w:t xml:space="preserve">single-cell data </w:t>
      </w:r>
      <w:ins w:id="156" w:author="Hendricks, Audrey" w:date="2020-01-20T12:02:00Z">
        <w:r w:rsidR="00E25C13">
          <w:t xml:space="preserve">for the 27 individuals was </w:t>
        </w:r>
      </w:ins>
      <w:r>
        <w:t>collected as part of a cross-sectional, case-control study</w:t>
      </w:r>
      <w:del w:id="157" w:author="Hendricks, Audrey" w:date="2020-01-20T12:03:00Z">
        <w:r w:rsidDel="00E25C13">
          <w:delText xml:space="preserve"> of 27 Lupus Nephritis subjects</w:delText>
        </w:r>
      </w:del>
      <w:ins w:id="158" w:author="Hendricks, Audrey" w:date="2020-01-20T12:03:00Z">
        <w:r w:rsidR="00E25C13">
          <w:t xml:space="preserve"> </w:t>
        </w:r>
      </w:ins>
      <w:del w:id="159" w:author="Hendricks, Audrey" w:date="2020-01-20T12:03:00Z">
        <w:r w:rsidDel="00E25C13">
          <w:delText xml:space="preserve">. Samples of </w:delText>
        </w:r>
        <w:commentRangeStart w:id="160"/>
        <w:r w:rsidDel="00E25C13">
          <w:delText xml:space="preserve">kidney tissue </w:delText>
        </w:r>
      </w:del>
      <w:del w:id="161" w:author="Hendricks, Audrey" w:date="2020-01-20T11:59:00Z">
        <w:r w:rsidDel="00AA4205">
          <w:delText>a</w:delText>
        </w:r>
      </w:del>
      <w:del w:id="162" w:author="Hendricks, Audrey" w:date="2020-01-20T12:03:00Z">
        <w:r w:rsidDel="00E25C13">
          <w:delText>re taken at</w:delText>
        </w:r>
      </w:del>
      <w:ins w:id="163" w:author="Hendricks, Audrey" w:date="2020-01-20T12:03:00Z">
        <w:r w:rsidR="00E25C13">
          <w:t>from</w:t>
        </w:r>
      </w:ins>
      <w:r>
        <w:t xml:space="preserve"> ten clinical sites across the United States</w:t>
      </w:r>
      <w:ins w:id="164" w:author="Hendricks, Audrey" w:date="2020-01-20T12:03:00Z">
        <w:r w:rsidR="00E25C13">
          <w:t>. Each sample</w:t>
        </w:r>
      </w:ins>
      <w:del w:id="165" w:author="Hendricks, Audrey" w:date="2020-01-20T12:03:00Z">
        <w:r w:rsidDel="00E25C13">
          <w:delText>,</w:delText>
        </w:r>
      </w:del>
      <w:del w:id="166" w:author="Hendricks, Audrey" w:date="2020-01-20T11:59:00Z">
        <w:r w:rsidDel="00AA4205">
          <w:delText>,</w:delText>
        </w:r>
      </w:del>
      <w:r>
        <w:t xml:space="preserve"> </w:t>
      </w:r>
      <w:del w:id="167" w:author="Hendricks, Audrey" w:date="2020-01-20T12:03:00Z">
        <w:r w:rsidDel="00E25C13">
          <w:delText xml:space="preserve">where they </w:delText>
        </w:r>
      </w:del>
      <w:ins w:id="168" w:author="Hendricks, Audrey" w:date="2020-01-20T11:59:00Z">
        <w:r w:rsidR="00AA4205">
          <w:t>w</w:t>
        </w:r>
      </w:ins>
      <w:ins w:id="169" w:author="Hendricks, Audrey" w:date="2020-01-20T12:03:00Z">
        <w:r w:rsidR="00E25C13">
          <w:t>as</w:t>
        </w:r>
      </w:ins>
      <w:del w:id="170" w:author="Hendricks, Audrey" w:date="2020-01-20T11:59:00Z">
        <w:r w:rsidDel="00AA4205">
          <w:delText>a</w:delText>
        </w:r>
      </w:del>
      <w:del w:id="171" w:author="Hendricks, Audrey" w:date="2020-01-20T12:03:00Z">
        <w:r w:rsidDel="00E25C13">
          <w:delText>re</w:delText>
        </w:r>
      </w:del>
      <w:r>
        <w:t xml:space="preserve"> </w:t>
      </w:r>
      <w:proofErr w:type="spellStart"/>
      <w:r>
        <w:t>crygenically</w:t>
      </w:r>
      <w:proofErr w:type="spellEnd"/>
      <w:r>
        <w:t xml:space="preserve"> frozen and shiped to a central processing facility</w:t>
      </w:r>
      <w:ins w:id="172" w:author="Hendricks, Audrey" w:date="2020-01-20T12:04:00Z">
        <w:r w:rsidR="00E25C13">
          <w:t xml:space="preserve"> were s</w:t>
        </w:r>
      </w:ins>
      <w:del w:id="173" w:author="Hendricks, Audrey" w:date="2020-01-20T12:04:00Z">
        <w:r w:rsidDel="00E25C13">
          <w:delText>. S</w:delText>
        </w:r>
      </w:del>
      <w:r>
        <w:t xml:space="preserve">amples </w:t>
      </w:r>
      <w:ins w:id="174" w:author="Hendricks, Audrey" w:date="2020-01-20T11:59:00Z">
        <w:r w:rsidR="00AA4205">
          <w:t>we</w:t>
        </w:r>
      </w:ins>
      <w:del w:id="175" w:author="Hendricks, Audrey" w:date="2020-01-20T11:59:00Z">
        <w:r w:rsidDel="00AA4205">
          <w:delText>a</w:delText>
        </w:r>
      </w:del>
      <w:r>
        <w:t xml:space="preserve">re thawed, </w:t>
      </w:r>
      <w:commentRangeStart w:id="176"/>
      <w:r>
        <w:t xml:space="preserve">dissociated, </w:t>
      </w:r>
      <w:commentRangeEnd w:id="176"/>
      <w:r w:rsidR="00AA4205">
        <w:rPr>
          <w:rStyle w:val="CommentReference"/>
        </w:rPr>
        <w:commentReference w:id="176"/>
      </w:r>
      <w:r>
        <w:t xml:space="preserve">and sorted into single-cell suspension across 384-well plates using FlowJo 10.0.7, 11-color flow cytomery [10]. sc-RNA sequencing </w:t>
      </w:r>
      <w:ins w:id="177" w:author="Hendricks, Audrey" w:date="2020-01-20T12:00:00Z">
        <w:r w:rsidR="00AA4205">
          <w:t>wa</w:t>
        </w:r>
      </w:ins>
      <w:del w:id="178" w:author="Hendricks, Audrey" w:date="2020-01-20T12:00:00Z">
        <w:r w:rsidDel="00AA4205">
          <w:delText>i</w:delText>
        </w:r>
      </w:del>
      <w:r>
        <w:t>s performed using a modified CEL-Seq2 method [11</w:t>
      </w:r>
      <w:commentRangeStart w:id="179"/>
      <w:r>
        <w:t xml:space="preserve">], followed by </w:t>
      </w:r>
      <m:oMath>
        <m:r>
          <w:rPr>
            <w:rFonts w:ascii="Cambria Math" w:hAnsi="Cambria Math"/>
          </w:rPr>
          <m:t>∼</m:t>
        </m:r>
      </m:oMath>
      <w:r>
        <w:t xml:space="preserve"> 1 million paired-end reads per cell. </w:t>
      </w:r>
      <w:commentRangeEnd w:id="179"/>
      <w:r w:rsidR="00AA4205">
        <w:rPr>
          <w:rStyle w:val="CommentReference"/>
        </w:rPr>
        <w:commentReference w:id="179"/>
      </w:r>
      <w:r>
        <w:t xml:space="preserve">Data can be accessed through the </w:t>
      </w:r>
      <w:commentRangeStart w:id="180"/>
      <w:proofErr w:type="spellStart"/>
      <w:r>
        <w:t>ImmPort</w:t>
      </w:r>
      <w:proofErr w:type="spellEnd"/>
      <w:r>
        <w:t xml:space="preserve"> repository </w:t>
      </w:r>
      <w:commentRangeEnd w:id="180"/>
      <w:r w:rsidR="00E25C13">
        <w:rPr>
          <w:rStyle w:val="CommentReference"/>
        </w:rPr>
        <w:commentReference w:id="180"/>
      </w:r>
      <w:r>
        <w:t>with accession code SDY997.</w:t>
      </w:r>
      <w:commentRangeEnd w:id="160"/>
      <w:r w:rsidR="00AA4205">
        <w:rPr>
          <w:rStyle w:val="CommentReference"/>
        </w:rPr>
        <w:commentReference w:id="160"/>
      </w:r>
    </w:p>
    <w:p w14:paraId="5089D278" w14:textId="77777777" w:rsidR="006D1B33" w:rsidRDefault="00636F0D" w:rsidP="00636F0D">
      <w:pPr>
        <w:pStyle w:val="Heading2"/>
        <w:spacing w:line="480" w:lineRule="auto"/>
      </w:pPr>
      <w:bookmarkStart w:id="181" w:name="data-quality-control"/>
      <w:r>
        <w:lastRenderedPageBreak/>
        <w:t>Data Quality Control</w:t>
      </w:r>
      <w:bookmarkEnd w:id="181"/>
    </w:p>
    <w:p w14:paraId="525C1850" w14:textId="77777777" w:rsidR="006D1B33" w:rsidRDefault="00636F0D" w:rsidP="00636F0D">
      <w:pPr>
        <w:pStyle w:val="FirstParagraph"/>
        <w:spacing w:line="480" w:lineRule="auto"/>
      </w:pPr>
      <w:r>
        <w:t>The Seurat Guided Clustering Tutorial [12] is used to examine intial data and perform quality control (QC) filtering. The Seurat package allows for easy classification of low-quality observations by setting threshold values for:</w:t>
      </w:r>
    </w:p>
    <w:p w14:paraId="321DA348" w14:textId="77777777" w:rsidR="006D1B33" w:rsidRDefault="00636F0D" w:rsidP="00636F0D">
      <w:pPr>
        <w:pStyle w:val="Compact"/>
        <w:numPr>
          <w:ilvl w:val="0"/>
          <w:numId w:val="3"/>
        </w:numPr>
        <w:spacing w:line="480" w:lineRule="auto"/>
      </w:pPr>
      <w:r>
        <w:t>the number of unique genes detected in each cell (nFeature), and</w:t>
      </w:r>
    </w:p>
    <w:p w14:paraId="360DE26A" w14:textId="77777777" w:rsidR="006D1B33" w:rsidRDefault="00636F0D" w:rsidP="00636F0D">
      <w:pPr>
        <w:pStyle w:val="Compact"/>
        <w:numPr>
          <w:ilvl w:val="0"/>
          <w:numId w:val="3"/>
        </w:numPr>
        <w:spacing w:line="480" w:lineRule="auto"/>
      </w:pPr>
      <w:r>
        <w:t>the percentage of reads that map to the mitochondrial genome (perctMT)</w:t>
      </w:r>
    </w:p>
    <w:p w14:paraId="4DB3CD81" w14:textId="77777777" w:rsidR="006D1B33" w:rsidRDefault="00636F0D" w:rsidP="00636F0D">
      <w:pPr>
        <w:pStyle w:val="FirstParagraph"/>
        <w:spacing w:line="480" w:lineRule="auto"/>
      </w:pPr>
      <w:r>
        <w:t>Item (1) is used for identifying empty or broken-cell measurements (indicated by abnormally low gene detection numbers), or duplicate/multiplicate cells measures (indicated by abnormally high gene detection numbers). Item (2) is used to identify dead and/or broken cells since dead or dying cells will retain RNAs in mitochondria, but lose cytoplasmic RNA [2].</w:t>
      </w:r>
    </w:p>
    <w:p w14:paraId="05DFB545" w14:textId="77777777" w:rsidR="006D1B33" w:rsidRDefault="00636F0D" w:rsidP="00636F0D">
      <w:pPr>
        <w:pStyle w:val="BodyText"/>
        <w:spacing w:line="480" w:lineRule="auto"/>
      </w:pPr>
      <w:r>
        <w:t xml:space="preserve">The original dristribution of the </w:t>
      </w:r>
      <m:oMath>
        <m:r>
          <w:rPr>
            <w:rFonts w:ascii="Cambria Math" w:hAnsi="Cambria Math"/>
          </w:rPr>
          <m:t>PerctMT</m:t>
        </m:r>
      </m:oMath>
      <w:r>
        <w:t xml:space="preserve"> variable across subjexts is displayed in (Figure 1) below:</w:t>
      </w:r>
    </w:p>
    <w:p w14:paraId="7239BEA7" w14:textId="77777777" w:rsidR="00636F0D" w:rsidRDefault="00636F0D" w:rsidP="00636F0D">
      <w:pPr>
        <w:pStyle w:val="BodyText"/>
        <w:spacing w:line="480" w:lineRule="auto"/>
        <w:jc w:val="center"/>
      </w:pPr>
      <w:r>
        <w:rPr>
          <w:noProof/>
        </w:rPr>
        <w:lastRenderedPageBreak/>
        <w:drawing>
          <wp:inline distT="0" distB="0" distL="0" distR="0" wp14:anchorId="37D477E2" wp14:editId="6D07ECA5">
            <wp:extent cx="5943600" cy="301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5_21-32-4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2C53FB6A" w14:textId="77777777" w:rsidR="00636F0D" w:rsidRDefault="00636F0D" w:rsidP="00636F0D">
      <w:pPr>
        <w:pStyle w:val="BodyText"/>
        <w:spacing w:line="480" w:lineRule="auto"/>
        <w:jc w:val="center"/>
      </w:pPr>
      <w:r>
        <w:t>Figure 1</w:t>
      </w:r>
    </w:p>
    <w:p w14:paraId="2CE0D6F8" w14:textId="77777777" w:rsidR="006D1B33" w:rsidRDefault="00636F0D" w:rsidP="00636F0D">
      <w:pPr>
        <w:pStyle w:val="BodyText"/>
        <w:spacing w:line="480" w:lineRule="auto"/>
      </w:pPr>
      <w:r>
        <w:t>The QC measures employed by (Arazi A, Rao DA, Berthier CC, et al.) and implemented using the Seurat package required:</w:t>
      </w:r>
    </w:p>
    <w:p w14:paraId="48A3AA2E" w14:textId="77777777" w:rsidR="006D1B33" w:rsidRDefault="00636F0D" w:rsidP="00636F0D">
      <w:pPr>
        <w:pStyle w:val="Compact"/>
        <w:numPr>
          <w:ilvl w:val="0"/>
          <w:numId w:val="4"/>
        </w:numPr>
        <w:spacing w:line="480" w:lineRule="auto"/>
      </w:pPr>
      <m:oMath>
        <m:r>
          <w:rPr>
            <w:rFonts w:ascii="Cambria Math" w:hAnsi="Cambria Math"/>
          </w:rPr>
          <m:t>1,000&lt;nFeature&lt;5,000</m:t>
        </m:r>
      </m:oMath>
    </w:p>
    <w:p w14:paraId="49C4887E" w14:textId="77777777" w:rsidR="006D1B33" w:rsidRDefault="00636F0D" w:rsidP="00636F0D">
      <w:pPr>
        <w:pStyle w:val="Compact"/>
        <w:numPr>
          <w:ilvl w:val="0"/>
          <w:numId w:val="4"/>
        </w:numPr>
        <w:spacing w:line="480" w:lineRule="auto"/>
      </w:pPr>
      <m:oMath>
        <m:r>
          <w:rPr>
            <w:rFonts w:ascii="Cambria Math" w:hAnsi="Cambria Math"/>
          </w:rPr>
          <m:t>perctMT≤25%</m:t>
        </m:r>
      </m:oMath>
    </w:p>
    <w:p w14:paraId="13B52530" w14:textId="77777777" w:rsidR="006D1B33" w:rsidRDefault="00636F0D" w:rsidP="00636F0D">
      <w:pPr>
        <w:pStyle w:val="FirstParagraph"/>
        <w:spacing w:line="480" w:lineRule="auto"/>
      </w:pPr>
      <w:r>
        <w:t xml:space="preserve">and the resulting distribution of the </w:t>
      </w:r>
      <m:oMath>
        <m:r>
          <w:rPr>
            <w:rFonts w:ascii="Cambria Math" w:hAnsi="Cambria Math"/>
          </w:rPr>
          <m:t>PerctMT</m:t>
        </m:r>
      </m:oMath>
      <w:r>
        <w:t xml:space="preserve"> variable is displayed in (Figure 2):</w:t>
      </w:r>
    </w:p>
    <w:p w14:paraId="27606CFE" w14:textId="77777777" w:rsidR="00636F0D" w:rsidRDefault="00636F0D" w:rsidP="00636F0D">
      <w:pPr>
        <w:pStyle w:val="BodyText"/>
        <w:jc w:val="center"/>
      </w:pPr>
      <w:r>
        <w:rPr>
          <w:noProof/>
        </w:rPr>
        <w:lastRenderedPageBreak/>
        <w:drawing>
          <wp:inline distT="0" distB="0" distL="0" distR="0" wp14:anchorId="640E6416" wp14:editId="17227A6F">
            <wp:extent cx="5943600" cy="302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05_21-32-1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39421BD9" w14:textId="77777777" w:rsidR="00636F0D" w:rsidRDefault="00636F0D" w:rsidP="00636F0D">
      <w:pPr>
        <w:pStyle w:val="BodyText"/>
        <w:jc w:val="center"/>
      </w:pPr>
      <w:r>
        <w:t>Figure 2</w:t>
      </w:r>
    </w:p>
    <w:p w14:paraId="383329ED" w14:textId="77777777" w:rsidR="00636F0D" w:rsidRPr="00636F0D" w:rsidRDefault="00636F0D" w:rsidP="00636F0D">
      <w:pPr>
        <w:pStyle w:val="BodyText"/>
        <w:jc w:val="center"/>
      </w:pPr>
    </w:p>
    <w:p w14:paraId="1DDC37A0" w14:textId="77777777" w:rsidR="006D1B33" w:rsidRDefault="00636F0D" w:rsidP="00636F0D">
      <w:pPr>
        <w:pStyle w:val="BodyText"/>
        <w:spacing w:line="480" w:lineRule="auto"/>
      </w:pPr>
      <w:r>
        <w:t xml:space="preserve">a decision to increase the </w:t>
      </w:r>
      <m:oMath>
        <m:r>
          <w:rPr>
            <w:rFonts w:ascii="Cambria Math" w:hAnsi="Cambria Math"/>
          </w:rPr>
          <m:t>perctMT</m:t>
        </m:r>
      </m:oMath>
      <w:r>
        <w:t xml:space="preserve"> threshold to 60% is made to preserve the inherent distribution structure across and within subjects (Figure 3).</w:t>
      </w:r>
    </w:p>
    <w:p w14:paraId="244EB664" w14:textId="77777777" w:rsidR="00636F0D" w:rsidRDefault="00636F0D" w:rsidP="00636F0D">
      <w:pPr>
        <w:pStyle w:val="BodyText"/>
        <w:spacing w:line="480" w:lineRule="auto"/>
        <w:jc w:val="center"/>
      </w:pPr>
      <w:r>
        <w:rPr>
          <w:noProof/>
        </w:rPr>
        <w:drawing>
          <wp:inline distT="0" distB="0" distL="0" distR="0" wp14:anchorId="20BFB105" wp14:editId="74F6C53C">
            <wp:extent cx="5943600" cy="3034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05_21-42-0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7AB7D5D1" w14:textId="77777777" w:rsidR="00636F0D" w:rsidRDefault="00636F0D" w:rsidP="00636F0D">
      <w:pPr>
        <w:pStyle w:val="BodyText"/>
        <w:spacing w:line="480" w:lineRule="auto"/>
        <w:jc w:val="center"/>
      </w:pPr>
      <w:r>
        <w:t>Figure 3</w:t>
      </w:r>
    </w:p>
    <w:p w14:paraId="7992BBAB" w14:textId="77777777" w:rsidR="00636F0D" w:rsidRDefault="00636F0D" w:rsidP="00636F0D">
      <w:pPr>
        <w:pStyle w:val="BodyText"/>
        <w:spacing w:line="480" w:lineRule="auto"/>
        <w:jc w:val="center"/>
      </w:pPr>
    </w:p>
    <w:p w14:paraId="0D367BFF" w14:textId="77777777" w:rsidR="006D1B33" w:rsidRDefault="00636F0D" w:rsidP="00636F0D">
      <w:pPr>
        <w:pStyle w:val="BodyText"/>
        <w:spacing w:line="480" w:lineRule="auto"/>
      </w:pPr>
      <w:r>
        <w:t>Further subsetting measures are made to reduce sources of possible conflicting information, by reducing the cellular data types to B-Cells only. This will allow for a more accurate representation of the covariance parameters between-subjects since contributions of variation from inconsistency in cell-structure will be less dramatic.</w:t>
      </w:r>
    </w:p>
    <w:p w14:paraId="7E3F9643" w14:textId="77777777" w:rsidR="006D1B33" w:rsidRDefault="00636F0D" w:rsidP="00636F0D">
      <w:pPr>
        <w:pStyle w:val="BodyText"/>
        <w:spacing w:line="480" w:lineRule="auto"/>
      </w:pPr>
      <w:r>
        <w:t>The distribution of observations across subjects after the quality control thresholds are imposed is also show numerically in Table 1:</w:t>
      </w:r>
    </w:p>
    <w:p w14:paraId="6874841F" w14:textId="77777777" w:rsidR="00636F0D" w:rsidRDefault="00636F0D" w:rsidP="00636F0D">
      <w:pPr>
        <w:pStyle w:val="BodyText"/>
        <w:spacing w:line="480" w:lineRule="auto"/>
        <w:jc w:val="center"/>
      </w:pPr>
      <w:r>
        <w:rPr>
          <w:noProof/>
        </w:rPr>
        <w:drawing>
          <wp:inline distT="0" distB="0" distL="0" distR="0" wp14:anchorId="39F98662" wp14:editId="34A5338C">
            <wp:extent cx="5943600" cy="2576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17_13-29-0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14:paraId="58FD75CC" w14:textId="77777777" w:rsidR="00636F0D" w:rsidRDefault="00636F0D" w:rsidP="00636F0D">
      <w:pPr>
        <w:pStyle w:val="BodyText"/>
        <w:spacing w:line="480" w:lineRule="auto"/>
        <w:jc w:val="center"/>
      </w:pPr>
      <w:r>
        <w:t>Table 1</w:t>
      </w:r>
    </w:p>
    <w:p w14:paraId="0E9CF977" w14:textId="77777777" w:rsidR="006D1B33" w:rsidRDefault="00636F0D" w:rsidP="00636F0D">
      <w:pPr>
        <w:pStyle w:val="BodyText"/>
        <w:spacing w:line="480" w:lineRule="auto"/>
      </w:pPr>
      <w:r>
        <w:t>We note that the quality control process is an active population restriction, and the data being eliminated do not constitute “missing data” under the assumption that these values poorly represented the population of interest due to innacurate measurement. As a result, subjects which lack observations can be interpreted as non-informative as opposed to missing or drop-out events. This realization will allow us to reduce the data set distribution to informative subjects, for which the observational distribution is displayed in Table 2:</w:t>
      </w:r>
    </w:p>
    <w:p w14:paraId="371B025A" w14:textId="77777777" w:rsidR="00636F0D" w:rsidRDefault="00636F0D" w:rsidP="00636F0D">
      <w:pPr>
        <w:pStyle w:val="BodyText"/>
        <w:spacing w:line="480" w:lineRule="auto"/>
        <w:jc w:val="center"/>
      </w:pPr>
      <w:r>
        <w:rPr>
          <w:noProof/>
        </w:rPr>
        <w:lastRenderedPageBreak/>
        <w:drawing>
          <wp:inline distT="0" distB="0" distL="0" distR="0" wp14:anchorId="40B74273" wp14:editId="517CFF48">
            <wp:extent cx="5943600" cy="2003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17_13-29-55.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03425"/>
                    </a:xfrm>
                    <a:prstGeom prst="rect">
                      <a:avLst/>
                    </a:prstGeom>
                  </pic:spPr>
                </pic:pic>
              </a:graphicData>
            </a:graphic>
          </wp:inline>
        </w:drawing>
      </w:r>
    </w:p>
    <w:p w14:paraId="22361269" w14:textId="77777777" w:rsidR="00636F0D" w:rsidRDefault="00636F0D" w:rsidP="00636F0D">
      <w:pPr>
        <w:pStyle w:val="BodyText"/>
        <w:spacing w:line="480" w:lineRule="auto"/>
        <w:jc w:val="center"/>
      </w:pPr>
      <w:r>
        <w:t>Table 2</w:t>
      </w:r>
    </w:p>
    <w:p w14:paraId="0F6D0636" w14:textId="77777777" w:rsidR="006D1B33" w:rsidRDefault="00636F0D" w:rsidP="00636F0D">
      <w:pPr>
        <w:pStyle w:val="BodyText"/>
        <w:spacing w:line="480" w:lineRule="auto"/>
      </w:pPr>
      <w:r>
        <w:t xml:space="preserve">Table 3 displays a </w:t>
      </w:r>
      <w:proofErr w:type="gramStart"/>
      <w:r>
        <w:t>5 number</w:t>
      </w:r>
      <w:proofErr w:type="gramEnd"/>
      <w:r>
        <w:t xml:space="preserve"> summary of the observational distribution:</w:t>
      </w:r>
    </w:p>
    <w:p w14:paraId="649404B4" w14:textId="77777777" w:rsidR="00636F0D" w:rsidRDefault="00636F0D" w:rsidP="00636F0D">
      <w:pPr>
        <w:pStyle w:val="BodyText"/>
        <w:spacing w:line="480" w:lineRule="auto"/>
        <w:jc w:val="center"/>
      </w:pPr>
      <w:r>
        <w:rPr>
          <w:noProof/>
        </w:rPr>
        <w:drawing>
          <wp:inline distT="0" distB="0" distL="0" distR="0" wp14:anchorId="435A4E43" wp14:editId="7A7949C3">
            <wp:extent cx="4651131" cy="1069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17_13-30-49.jpeg"/>
                    <pic:cNvPicPr/>
                  </pic:nvPicPr>
                  <pic:blipFill>
                    <a:blip r:embed="rId15">
                      <a:extLst>
                        <a:ext uri="{28A0092B-C50C-407E-A947-70E740481C1C}">
                          <a14:useLocalDpi xmlns:a14="http://schemas.microsoft.com/office/drawing/2010/main" val="0"/>
                        </a:ext>
                      </a:extLst>
                    </a:blip>
                    <a:stretch>
                      <a:fillRect/>
                    </a:stretch>
                  </pic:blipFill>
                  <pic:spPr>
                    <a:xfrm>
                      <a:off x="0" y="0"/>
                      <a:ext cx="4710020" cy="1082902"/>
                    </a:xfrm>
                    <a:prstGeom prst="rect">
                      <a:avLst/>
                    </a:prstGeom>
                  </pic:spPr>
                </pic:pic>
              </a:graphicData>
            </a:graphic>
          </wp:inline>
        </w:drawing>
      </w:r>
    </w:p>
    <w:p w14:paraId="1D856B59" w14:textId="77777777" w:rsidR="00636F0D" w:rsidRDefault="00636F0D" w:rsidP="00636F0D">
      <w:pPr>
        <w:pStyle w:val="BodyText"/>
        <w:spacing w:line="480" w:lineRule="auto"/>
        <w:jc w:val="center"/>
      </w:pPr>
      <w:r>
        <w:t>Table 3</w:t>
      </w:r>
    </w:p>
    <w:p w14:paraId="2273F5C6" w14:textId="77777777" w:rsidR="006D1B33" w:rsidRDefault="00636F0D" w:rsidP="00636F0D">
      <w:pPr>
        <w:pStyle w:val="Heading2"/>
        <w:spacing w:line="480" w:lineRule="auto"/>
      </w:pPr>
      <w:bookmarkStart w:id="182" w:name="variable-selection-and-summaries"/>
      <w:r>
        <w:t>Variable Selection and Summaries</w:t>
      </w:r>
      <w:bookmarkEnd w:id="182"/>
    </w:p>
    <w:p w14:paraId="55A8687F" w14:textId="77777777" w:rsidR="006D1B33" w:rsidRDefault="00636F0D" w:rsidP="00636F0D">
      <w:pPr>
        <w:pStyle w:val="FirstParagraph"/>
        <w:spacing w:line="480" w:lineRule="auto"/>
      </w:pPr>
      <w:r>
        <w:t xml:space="preserve">In order to simplify analysis and make more significant insights into model comparisons, we choose two pairs of variables from the 38,354 genetic markers in the Lupus Data to model in a predictor-response relationship. These variables indicate higher values of correlation than arbitrary pairings, and are associated with important outcomes of interest (e.g. cancer treatment research in the case of MALAT1 [13], or observed limb malformations in the case of FBLN1 variation [14]). An attempt is also made to choose predictor-pairings of interest. The CD19 marker (paired with MALAT1) is a </w:t>
      </w:r>
      <w:r>
        <w:lastRenderedPageBreak/>
        <w:t>transmembrane protein, encoded by the CD19 gene. Since the FlowJo cytometry measurements contain CD19 protein readings, the relationship between a proteomic predictor and the outcome of interest can be modeled transitively as well as directly, which allows for more thourogh investigation of results. CD34, the predictor which we link with FBLN1 is also a transmembrane protein encoded by a gene, and similarly interesting.</w:t>
      </w:r>
    </w:p>
    <w:p w14:paraId="38BDB97D" w14:textId="77777777" w:rsidR="006D1B33" w:rsidRDefault="00636F0D" w:rsidP="00636F0D">
      <w:pPr>
        <w:pStyle w:val="BodyText"/>
        <w:spacing w:line="480" w:lineRule="auto"/>
      </w:pPr>
      <w:r>
        <w:t>Without undergoing the process of expression normalization, single-cell RNA sequencing data is represented as non-negative integer count data. Higher counts correspond to higher detection frequencies and (without compensating for expected expression frequency) these detection frequencies can be interpreted as a quantification of the magnitude of expression for a transcriptomic marker.</w:t>
      </w:r>
    </w:p>
    <w:p w14:paraId="6181B2B8" w14:textId="77777777" w:rsidR="006D1B33" w:rsidRDefault="00636F0D" w:rsidP="00636F0D">
      <w:pPr>
        <w:pStyle w:val="BodyText"/>
        <w:spacing w:line="480" w:lineRule="auto"/>
      </w:pPr>
      <w:r>
        <w:t>The variables that we study here are summarized in Table (4) - (8). Each describes selected variable summary statistics for subset samples specific to the subject identifiers used in Tables (1) - (3).</w:t>
      </w:r>
    </w:p>
    <w:p w14:paraId="47B23388" w14:textId="77777777" w:rsidR="00636F0D" w:rsidRDefault="00636F0D">
      <w:r>
        <w:br w:type="page"/>
      </w:r>
    </w:p>
    <w:p w14:paraId="1A6FB775" w14:textId="77777777" w:rsidR="00FF5C45" w:rsidRDefault="00FF5C45" w:rsidP="00FF5C45">
      <w:pPr>
        <w:jc w:val="center"/>
      </w:pPr>
      <w:r>
        <w:rPr>
          <w:noProof/>
        </w:rPr>
        <w:lastRenderedPageBreak/>
        <w:drawing>
          <wp:inline distT="0" distB="0" distL="0" distR="0" wp14:anchorId="1A0FAD7C" wp14:editId="667F3A66">
            <wp:extent cx="487934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17_13-38-03.jpeg"/>
                    <pic:cNvPicPr/>
                  </pic:nvPicPr>
                  <pic:blipFill>
                    <a:blip r:embed="rId16">
                      <a:extLst>
                        <a:ext uri="{28A0092B-C50C-407E-A947-70E740481C1C}">
                          <a14:useLocalDpi xmlns:a14="http://schemas.microsoft.com/office/drawing/2010/main" val="0"/>
                        </a:ext>
                      </a:extLst>
                    </a:blip>
                    <a:stretch>
                      <a:fillRect/>
                    </a:stretch>
                  </pic:blipFill>
                  <pic:spPr>
                    <a:xfrm>
                      <a:off x="0" y="0"/>
                      <a:ext cx="4879340" cy="8229600"/>
                    </a:xfrm>
                    <a:prstGeom prst="rect">
                      <a:avLst/>
                    </a:prstGeom>
                  </pic:spPr>
                </pic:pic>
              </a:graphicData>
            </a:graphic>
          </wp:inline>
        </w:drawing>
      </w:r>
    </w:p>
    <w:p w14:paraId="4ADDCF2E" w14:textId="77777777" w:rsidR="00FF5C45" w:rsidRDefault="00FF5C45" w:rsidP="00FF5C45">
      <w:pPr>
        <w:jc w:val="center"/>
      </w:pPr>
      <w:r>
        <w:rPr>
          <w:noProof/>
        </w:rPr>
        <w:lastRenderedPageBreak/>
        <w:drawing>
          <wp:inline distT="0" distB="0" distL="0" distR="0" wp14:anchorId="39F0386B" wp14:editId="4FB120C9">
            <wp:extent cx="458216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17_13-39-43.jpeg"/>
                    <pic:cNvPicPr/>
                  </pic:nvPicPr>
                  <pic:blipFill>
                    <a:blip r:embed="rId17">
                      <a:extLst>
                        <a:ext uri="{28A0092B-C50C-407E-A947-70E740481C1C}">
                          <a14:useLocalDpi xmlns:a14="http://schemas.microsoft.com/office/drawing/2010/main" val="0"/>
                        </a:ext>
                      </a:extLst>
                    </a:blip>
                    <a:stretch>
                      <a:fillRect/>
                    </a:stretch>
                  </pic:blipFill>
                  <pic:spPr>
                    <a:xfrm>
                      <a:off x="0" y="0"/>
                      <a:ext cx="4582160" cy="8229600"/>
                    </a:xfrm>
                    <a:prstGeom prst="rect">
                      <a:avLst/>
                    </a:prstGeom>
                  </pic:spPr>
                </pic:pic>
              </a:graphicData>
            </a:graphic>
          </wp:inline>
        </w:drawing>
      </w:r>
    </w:p>
    <w:p w14:paraId="3A620315" w14:textId="77777777" w:rsidR="00FF5C45" w:rsidRDefault="00FF5C45" w:rsidP="00FF5C45">
      <w:pPr>
        <w:jc w:val="center"/>
      </w:pPr>
      <w:r>
        <w:rPr>
          <w:noProof/>
        </w:rPr>
        <w:lastRenderedPageBreak/>
        <w:drawing>
          <wp:inline distT="0" distB="0" distL="0" distR="0" wp14:anchorId="59439689" wp14:editId="10F2E59B">
            <wp:extent cx="443928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17_13-41-19.jpeg"/>
                    <pic:cNvPicPr/>
                  </pic:nvPicPr>
                  <pic:blipFill>
                    <a:blip r:embed="rId18">
                      <a:extLst>
                        <a:ext uri="{28A0092B-C50C-407E-A947-70E740481C1C}">
                          <a14:useLocalDpi xmlns:a14="http://schemas.microsoft.com/office/drawing/2010/main" val="0"/>
                        </a:ext>
                      </a:extLst>
                    </a:blip>
                    <a:stretch>
                      <a:fillRect/>
                    </a:stretch>
                  </pic:blipFill>
                  <pic:spPr>
                    <a:xfrm>
                      <a:off x="0" y="0"/>
                      <a:ext cx="4439285" cy="8229600"/>
                    </a:xfrm>
                    <a:prstGeom prst="rect">
                      <a:avLst/>
                    </a:prstGeom>
                  </pic:spPr>
                </pic:pic>
              </a:graphicData>
            </a:graphic>
          </wp:inline>
        </w:drawing>
      </w:r>
      <w:r>
        <w:br w:type="page"/>
      </w:r>
    </w:p>
    <w:p w14:paraId="5D1D21A1" w14:textId="77777777" w:rsidR="006D1B33" w:rsidRDefault="00636F0D" w:rsidP="00636F0D">
      <w:pPr>
        <w:pStyle w:val="BodyText"/>
        <w:spacing w:line="480" w:lineRule="auto"/>
      </w:pPr>
      <w:r>
        <w:lastRenderedPageBreak/>
        <w:t xml:space="preserve">Measurements of </w:t>
      </w:r>
      <w:proofErr w:type="spellStart"/>
      <w:r>
        <w:t>RNAseq</w:t>
      </w:r>
      <w:proofErr w:type="spellEnd"/>
      <w:r>
        <w:t xml:space="preserve"> data can highly specific to very precise transcriptomic targets, so while the agglomerated scope of gene expression is the same as a traditional bulk experiment, individual observations have a biologically inflated zero-component. Additionally, there are technical zero-inflation components that are associated with protocol variations.</w:t>
      </w:r>
    </w:p>
    <w:p w14:paraId="41A017FF" w14:textId="77777777" w:rsidR="006D1B33" w:rsidRDefault="00636F0D" w:rsidP="00636F0D">
      <w:pPr>
        <w:pStyle w:val="BodyText"/>
        <w:spacing w:line="480" w:lineRule="auto"/>
      </w:pPr>
      <w:r>
        <w:t>This is evident in the case of the FBLN1 ~ CD34 pairing, where we see that expression values for several subject exhibit:</w:t>
      </w:r>
    </w:p>
    <w:p w14:paraId="35C56ACD" w14:textId="77777777" w:rsidR="006D1B33" w:rsidRDefault="006456AA" w:rsidP="00636F0D">
      <w:pPr>
        <w:pStyle w:val="BodyText"/>
        <w:spacing w:line="480" w:lineRule="auto"/>
      </w:pPr>
      <m:oMathPara>
        <m:oMathParaPr>
          <m:jc m:val="center"/>
        </m:oMathParaPr>
        <m:oMath>
          <m:limLow>
            <m:limLowPr>
              <m:ctrlPr>
                <w:rPr>
                  <w:rFonts w:ascii="Cambria Math" w:hAnsi="Cambria Math"/>
                </w:rPr>
              </m:ctrlPr>
            </m:limLowPr>
            <m:e>
              <m:r>
                <w:rPr>
                  <w:rFonts w:ascii="Cambria Math" w:hAnsi="Cambria Math"/>
                </w:rPr>
                <m:t>min</m:t>
              </m:r>
            </m:e>
            <m:lim>
              <m:r>
                <w:rPr>
                  <w:rFonts w:ascii="Cambria Math" w:hAnsi="Cambria Math"/>
                </w:rPr>
                <m:t>j</m:t>
              </m:r>
            </m:lim>
          </m:limLow>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m:t>
          </m:r>
          <m:limLow>
            <m:limLowPr>
              <m:ctrlPr>
                <w:rPr>
                  <w:rFonts w:ascii="Cambria Math" w:hAnsi="Cambria Math"/>
                </w:rPr>
              </m:ctrlPr>
            </m:limLowPr>
            <m:e>
              <m:r>
                <w:rPr>
                  <w:rFonts w:ascii="Cambria Math" w:hAnsi="Cambria Math"/>
                </w:rPr>
                <m:t>min</m:t>
              </m:r>
            </m:e>
            <m:lim>
              <m:r>
                <w:rPr>
                  <w:rFonts w:ascii="Cambria Math" w:hAnsi="Cambria Math"/>
                </w:rPr>
                <m:t>j</m:t>
              </m:r>
            </m:lim>
          </m:limLow>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)=0=</m:t>
          </m:r>
          <m:limLow>
            <m:limLowPr>
              <m:ctrlPr>
                <w:rPr>
                  <w:rFonts w:ascii="Cambria Math" w:hAnsi="Cambria Math"/>
                </w:rPr>
              </m:ctrlPr>
            </m:limLowPr>
            <m:e>
              <m:r>
                <w:rPr>
                  <w:rFonts w:ascii="Cambria Math" w:hAnsi="Cambria Math"/>
                </w:rPr>
                <m:t>max</m:t>
              </m:r>
            </m:e>
            <m:lim>
              <m:r>
                <w:rPr>
                  <w:rFonts w:ascii="Cambria Math" w:hAnsi="Cambria Math"/>
                </w:rPr>
                <m:t>j</m:t>
              </m:r>
            </m:lim>
          </m:limLow>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j</m:t>
              </m:r>
            </m:lim>
          </m:limLow>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m:t>
          </m:r>
        </m:oMath>
      </m:oMathPara>
    </w:p>
    <w:p w14:paraId="719F1A27" w14:textId="77777777" w:rsidR="006D1B33" w:rsidRDefault="00636F0D" w:rsidP="00636F0D">
      <w:pPr>
        <w:pStyle w:val="FirstParagraph"/>
        <w:spacing w:line="480" w:lineRule="auto"/>
      </w:pPr>
      <w:r>
        <w:t>where</w:t>
      </w:r>
    </w:p>
    <w:p w14:paraId="7FBB48A5" w14:textId="77777777" w:rsidR="006D1B33" w:rsidRDefault="00636F0D" w:rsidP="00636F0D">
      <w:pPr>
        <w:pStyle w:val="BodyText"/>
        <w:spacing w:line="480" w:lineRule="auto"/>
      </w:pPr>
      <m:oMathPara>
        <m:oMathParaPr>
          <m:jc m:val="center"/>
        </m:oMathParaPr>
        <m:oMath>
          <m:r>
            <w:rPr>
              <w:rFonts w:ascii="Cambria Math" w:hAnsi="Cambria Math"/>
            </w:rPr>
            <m:t>i∈</m:t>
          </m:r>
          <m:d>
            <m:dPr>
              <m:begChr m:val="{"/>
              <m:endChr m:val="}"/>
              <m:ctrlPr>
                <w:rPr>
                  <w:rFonts w:ascii="Cambria Math" w:hAnsi="Cambria Math"/>
                </w:rPr>
              </m:ctrlPr>
            </m:dPr>
            <m:e>
              <m:r>
                <w:rPr>
                  <w:rFonts w:ascii="Cambria Math" w:hAnsi="Cambria Math"/>
                </w:rPr>
                <m:t>5,6,7,…,26</m:t>
              </m:r>
            </m:e>
          </m:d>
        </m:oMath>
      </m:oMathPara>
    </w:p>
    <w:p w14:paraId="4EDED328" w14:textId="77777777" w:rsidR="006D1B33" w:rsidRDefault="00636F0D" w:rsidP="00636F0D">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5557910D" w14:textId="77777777" w:rsidR="006D1B33" w:rsidRDefault="00636F0D" w:rsidP="00636F0D">
      <w:pPr>
        <w:pStyle w:val="FirstParagraph"/>
        <w:spacing w:line="480" w:lineRule="auto"/>
      </w:pPr>
      <w:r>
        <w:t>Which implies that:</w:t>
      </w:r>
    </w:p>
    <w:p w14:paraId="1B6492AA" w14:textId="77777777" w:rsidR="006D1B33" w:rsidRDefault="00636F0D" w:rsidP="00636F0D">
      <w:pPr>
        <w:pStyle w:val="BodyText"/>
        <w:spacing w:line="480" w:lineRule="auto"/>
      </w:pPr>
      <m:oMathPara>
        <m:oMathParaPr>
          <m:jc m:val="center"/>
        </m:oMathParaPr>
        <m:oMath>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)=0=(CD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) ∀i,j</m:t>
          </m:r>
        </m:oMath>
      </m:oMathPara>
    </w:p>
    <w:p w14:paraId="7C5B4FA8" w14:textId="77777777" w:rsidR="006D1B33" w:rsidRDefault="00636F0D" w:rsidP="00636F0D">
      <w:pPr>
        <w:pStyle w:val="FirstParagraph"/>
        <w:spacing w:line="480" w:lineRule="auto"/>
      </w:pPr>
      <w:r>
        <w:t>We expect the additional presence of zeros to be attributable to both biological and technical sources. Together, these factors contribute to heavily right-skewed variable distributions (Figure 4)</w:t>
      </w:r>
    </w:p>
    <w:p w14:paraId="560BE04F" w14:textId="77777777" w:rsidR="00FF5C45" w:rsidRDefault="00FF5C45" w:rsidP="00FF5C45">
      <w:pPr>
        <w:pStyle w:val="BodyText"/>
        <w:jc w:val="center"/>
      </w:pPr>
      <w:r>
        <w:rPr>
          <w:noProof/>
        </w:rPr>
        <w:lastRenderedPageBreak/>
        <w:drawing>
          <wp:inline distT="0" distB="0" distL="0" distR="0" wp14:anchorId="515F2AFF" wp14:editId="4B01619C">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ranslat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A90F57" w14:textId="77777777" w:rsidR="00FF5C45" w:rsidRDefault="00FF5C45" w:rsidP="00FF5C45">
      <w:pPr>
        <w:pStyle w:val="BodyText"/>
        <w:jc w:val="center"/>
      </w:pPr>
      <w:r>
        <w:t>Figure 4</w:t>
      </w:r>
    </w:p>
    <w:p w14:paraId="10BE51E1" w14:textId="77777777" w:rsidR="00FF5C45" w:rsidRPr="00FF5C45" w:rsidRDefault="00FF5C45" w:rsidP="00FF5C45">
      <w:pPr>
        <w:pStyle w:val="BodyText"/>
        <w:jc w:val="center"/>
      </w:pPr>
    </w:p>
    <w:p w14:paraId="7057CCF9" w14:textId="77777777" w:rsidR="006D1B33" w:rsidRDefault="00636F0D" w:rsidP="00636F0D">
      <w:pPr>
        <w:pStyle w:val="BodyText"/>
        <w:spacing w:line="480" w:lineRule="auto"/>
      </w:pPr>
      <w:r>
        <w:t>Since the MALAT1 variable had an abnormally large minimum outcome compared to the other variables, the minimum (67) outcome is subtracted from all MALAT1 values. This process would be incorperated into the model-fitting procedure automatically.</w:t>
      </w:r>
    </w:p>
    <w:p w14:paraId="735F5B0C" w14:textId="77777777" w:rsidR="006D1B33" w:rsidRDefault="00636F0D" w:rsidP="00636F0D">
      <w:pPr>
        <w:pStyle w:val="BodyText"/>
        <w:spacing w:line="480" w:lineRule="auto"/>
      </w:pPr>
      <w:r>
        <w:t>The modeling methodologies we employ motivates a log-transformation in an attempt to achieve approximate variable distribution normality, especially for the outcome variables. We perform the “log plus +1” transformation on all variables:</w:t>
      </w:r>
    </w:p>
    <w:p w14:paraId="2C34DF76" w14:textId="77777777" w:rsidR="006D1B33" w:rsidRDefault="00636F0D" w:rsidP="00636F0D">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14:paraId="036D6E57" w14:textId="77777777" w:rsidR="006D1B33" w:rsidRDefault="00636F0D" w:rsidP="00636F0D">
      <w:pPr>
        <w:pStyle w:val="FirstParagraph"/>
        <w:spacing w:line="480" w:lineRule="auto"/>
      </w:pPr>
      <w:r>
        <w:t>The resulting distributions are shown in Figure (5):</w:t>
      </w:r>
    </w:p>
    <w:p w14:paraId="182EA320" w14:textId="77777777" w:rsidR="00FF5C45" w:rsidRDefault="00FF5C45" w:rsidP="00FF5C45">
      <w:pPr>
        <w:pStyle w:val="BodyText"/>
        <w:jc w:val="center"/>
      </w:pPr>
      <w:r>
        <w:rPr>
          <w:noProof/>
        </w:rPr>
        <w:lastRenderedPageBreak/>
        <w:drawing>
          <wp:inline distT="0" distB="0" distL="0" distR="0" wp14:anchorId="0F0A89DF" wp14:editId="2257EE94">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form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34B9D9" w14:textId="77777777" w:rsidR="00FF5C45" w:rsidRDefault="00FF5C45" w:rsidP="00FF5C45">
      <w:pPr>
        <w:pStyle w:val="BodyText"/>
        <w:jc w:val="center"/>
      </w:pPr>
      <w:r>
        <w:t>Figure 5</w:t>
      </w:r>
    </w:p>
    <w:p w14:paraId="11CA8EA7" w14:textId="77777777" w:rsidR="00FF5C45" w:rsidRPr="00FF5C45" w:rsidRDefault="00FF5C45" w:rsidP="00FF5C45">
      <w:pPr>
        <w:pStyle w:val="BodyText"/>
        <w:jc w:val="center"/>
      </w:pPr>
    </w:p>
    <w:p w14:paraId="22CF67D3" w14:textId="77777777" w:rsidR="006D1B33" w:rsidRDefault="00636F0D" w:rsidP="00636F0D">
      <w:pPr>
        <w:pStyle w:val="BodyText"/>
        <w:spacing w:line="480" w:lineRule="auto"/>
      </w:pPr>
      <w:r>
        <w:t>We see that the log-transformed response MALAT1 has resulted in an approximately normal distribution. Conversely, the log-transformed response FBLN1 is not inherently better than the un-transformed response. We can clearly see the heavy influence of zero-inflation in these variables.</w:t>
      </w:r>
    </w:p>
    <w:p w14:paraId="09CEC440" w14:textId="77777777" w:rsidR="006D1B33" w:rsidRDefault="00636F0D" w:rsidP="00636F0D">
      <w:pPr>
        <w:pStyle w:val="BodyText"/>
        <w:spacing w:line="480" w:lineRule="auto"/>
      </w:pPr>
      <w:r>
        <w:t>Regardless, we model each outcome under the assumption that: compensating for observational clustering will sufficiently account for non-normality of the responses. This is not generally the case, and additional transformations or modeling methodologies may be needed to improve model error distributions.</w:t>
      </w:r>
    </w:p>
    <w:p w14:paraId="5C4B805F" w14:textId="77777777" w:rsidR="006D1B33" w:rsidRDefault="00636F0D" w:rsidP="00636F0D">
      <w:pPr>
        <w:pStyle w:val="Heading1"/>
        <w:spacing w:line="480" w:lineRule="auto"/>
      </w:pPr>
      <w:bookmarkStart w:id="183" w:name="model-descriptions"/>
      <w:r>
        <w:lastRenderedPageBreak/>
        <w:t>Model Descriptions</w:t>
      </w:r>
      <w:bookmarkEnd w:id="183"/>
    </w:p>
    <w:p w14:paraId="5788B465" w14:textId="77777777" w:rsidR="006D1B33" w:rsidRDefault="00636F0D" w:rsidP="00636F0D">
      <w:pPr>
        <w:pStyle w:val="FirstParagraph"/>
        <w:spacing w:line="480" w:lineRule="auto"/>
      </w:pPr>
      <w:r>
        <w:t>We define our outcome(s) of interest to be one of the following transformed variables as taken from (Arazi A, Rao DA, Berthier CC, et al):</w:t>
      </w:r>
    </w:p>
    <w:p w14:paraId="327D7882" w14:textId="77777777" w:rsidR="006D1B33" w:rsidRDefault="00636F0D" w:rsidP="00636F0D">
      <w:pPr>
        <w:pStyle w:val="BodyText"/>
        <w:spacing w:line="480" w:lineRule="auto"/>
      </w:pPr>
      <m:oMathPara>
        <m:oMathParaPr>
          <m:jc m:val="center"/>
        </m:oMathParaPr>
        <m:oMath>
          <m: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 = </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1284E9B2" w14:textId="77777777" w:rsidR="006D1B33" w:rsidRDefault="00636F0D" w:rsidP="00636F0D">
      <w:pPr>
        <w:pStyle w:val="FirstParagraph"/>
        <w:spacing w:line="480" w:lineRule="auto"/>
      </w:pPr>
      <w:r>
        <w:t>where</w:t>
      </w:r>
    </w:p>
    <w:p w14:paraId="10061CAC"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MALAT1-67</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14:paraId="55869F24" w14:textId="77777777" w:rsidR="006D1B33" w:rsidRDefault="00636F0D" w:rsidP="00636F0D">
      <w:pPr>
        <w:pStyle w:val="FirstParagraph"/>
        <w:spacing w:line="480" w:lineRule="auto"/>
      </w:pPr>
      <w:r>
        <w:t xml:space="preserve">We aslo define the predictor attached to </w:t>
      </w:r>
      <m:oMath>
        <m:sSub>
          <m:sSubPr>
            <m:ctrlPr>
              <w:rPr>
                <w:rFonts w:ascii="Cambria Math" w:hAnsi="Cambria Math"/>
              </w:rPr>
            </m:ctrlPr>
          </m:sSubPr>
          <m:e>
            <m:r>
              <w:rPr>
                <w:rFonts w:ascii="Cambria Math" w:hAnsi="Cambria Math"/>
              </w:rPr>
              <m:t>R</m:t>
            </m:r>
          </m:e>
          <m:sub>
            <m:r>
              <w:rPr>
                <w:rFonts w:ascii="Cambria Math" w:hAnsi="Cambria Math"/>
              </w:rPr>
              <m:t>k</m:t>
            </m:r>
          </m:sub>
        </m:sSub>
      </m:oMath>
      <w:r>
        <w:t xml:space="preserve"> as:</w:t>
      </w:r>
    </w:p>
    <w:p w14:paraId="28940BCF" w14:textId="77777777" w:rsidR="006D1B33" w:rsidRDefault="00636F0D" w:rsidP="00636F0D">
      <w:pPr>
        <w:pStyle w:val="BodyText"/>
        <w:spacing w:line="480" w:lineRule="auto"/>
      </w:pPr>
      <m:oMathPara>
        <m:oMathParaPr>
          <m:jc m:val="center"/>
        </m:oMathParaPr>
        <m:oMath>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5295D4F9" w14:textId="77777777" w:rsidR="006D1B33" w:rsidRDefault="00636F0D" w:rsidP="00636F0D">
      <w:pPr>
        <w:pStyle w:val="FirstParagraph"/>
        <w:spacing w:line="480" w:lineRule="auto"/>
      </w:pPr>
      <w:r>
        <w:t>where</w:t>
      </w:r>
    </w:p>
    <w:p w14:paraId="591826F4"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14:paraId="0E9B37F5" w14:textId="77777777" w:rsidR="006D1B33" w:rsidRDefault="00636F0D" w:rsidP="00636F0D">
      <w:pPr>
        <w:pStyle w:val="FirstParagraph"/>
        <w:spacing w:line="480" w:lineRule="auto"/>
      </w:pPr>
      <w:r>
        <w:t xml:space="preserve">Let a single response be designated as: </w:t>
      </w:r>
      <m:oMath>
        <m:sSub>
          <m:sSubPr>
            <m:ctrlPr>
              <w:rPr>
                <w:rFonts w:ascii="Cambria Math" w:hAnsi="Cambria Math"/>
              </w:rPr>
            </m:ctrlPr>
          </m:sSubPr>
          <m:e>
            <m:r>
              <w:rPr>
                <w:rFonts w:ascii="Cambria Math" w:hAnsi="Cambria Math"/>
              </w:rPr>
              <m:t>R</m:t>
            </m:r>
          </m:e>
          <m:sub>
            <m:r>
              <w:rPr>
                <w:rFonts w:ascii="Cambria Math" w:hAnsi="Cambria Math"/>
              </w:rPr>
              <m:t>hij</m:t>
            </m:r>
          </m:sub>
        </m:sSub>
      </m:oMath>
      <w:r>
        <w:t xml:space="preserve">. The index </w:t>
      </w:r>
      <m:oMath>
        <m:r>
          <w:rPr>
            <w:rFonts w:ascii="Cambria Math" w:hAnsi="Cambria Math"/>
          </w:rPr>
          <m:t>i=5,6,…,26</m:t>
        </m:r>
      </m:oMath>
      <w:r>
        <w:t xml:space="preserve"> represents the subject (name of subject by number) from which the observation originated, and the index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repeated observation number within subject-i. We note that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21,22,23,…,127</m:t>
            </m:r>
          </m:e>
        </m:d>
      </m:oMath>
      <w:r>
        <w:t xml:space="preserve"> in the context of the Lupus Data. We present the theoretical model frameworks here as “Less Than Full Rank” (LTFR) representations. The Full-Rank model results presented create full-rank model and design matrices by droping the first level in all factors, and using this as the referrence level.</w:t>
      </w:r>
    </w:p>
    <w:p w14:paraId="73BE7942" w14:textId="77777777" w:rsidR="006D1B33" w:rsidRDefault="00636F0D" w:rsidP="00636F0D">
      <w:pPr>
        <w:pStyle w:val="Heading2"/>
        <w:spacing w:line="480" w:lineRule="auto"/>
      </w:pPr>
      <w:bookmarkStart w:id="184" w:name="linear-regression"/>
      <w:r>
        <w:lastRenderedPageBreak/>
        <w:t>Linear Regression</w:t>
      </w:r>
      <w:bookmarkEnd w:id="184"/>
    </w:p>
    <w:p w14:paraId="6D3ECF36" w14:textId="77777777" w:rsidR="006D1B33" w:rsidRDefault="00636F0D" w:rsidP="00636F0D">
      <w:pPr>
        <w:pStyle w:val="FirstParagraph"/>
        <w:spacing w:line="480" w:lineRule="auto"/>
      </w:pPr>
      <w:r>
        <w:t>We begin the model definitions by describing three linear regression models, with parameters estimated using Least Squares optimization. It should be noted that these methods make the assumption that observations are independent, and should therefore be used for comparison to modeling methods to come. However, the linear regression models we present here can account for some observational clustering with the use of subject specific intercept and slope terms.</w:t>
      </w:r>
    </w:p>
    <w:p w14:paraId="1DA03CBC" w14:textId="77777777" w:rsidR="006D1B33" w:rsidRDefault="00636F0D" w:rsidP="00636F0D">
      <w:pPr>
        <w:pStyle w:val="BodyText"/>
        <w:spacing w:line="480" w:lineRule="auto"/>
      </w:pPr>
      <w:r>
        <w:t>Ultimately, though, all the methods defined in this section assume an identical error structure across all observations of the form:</w:t>
      </w:r>
    </w:p>
    <w:p w14:paraId="2746C45A"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1110</m:t>
                  </m:r>
                </m:sub>
              </m:sSub>
            </m:e>
          </m:d>
        </m:oMath>
      </m:oMathPara>
    </w:p>
    <w:p w14:paraId="60E7722E" w14:textId="77777777" w:rsidR="006D1B33" w:rsidRDefault="00636F0D" w:rsidP="00636F0D">
      <w:pPr>
        <w:pStyle w:val="FirstParagraph"/>
        <w:spacing w:line="480" w:lineRule="auto"/>
      </w:pPr>
      <w:r>
        <w:t xml:space="preserve">where we are assuming that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 common variance parameter for all subjects and </w:t>
      </w:r>
      <m:oMath>
        <m:sSub>
          <m:sSubPr>
            <m:ctrlPr>
              <w:rPr>
                <w:rFonts w:ascii="Cambria Math" w:hAnsi="Cambria Math"/>
              </w:rPr>
            </m:ctrlPr>
          </m:sSubPr>
          <m:e>
            <m:r>
              <w:rPr>
                <w:rFonts w:ascii="Cambria Math" w:hAnsi="Cambria Math"/>
              </w:rPr>
              <m:t>I</m:t>
            </m:r>
          </m:e>
          <m:sub>
            <m:r>
              <w:rPr>
                <w:rFonts w:ascii="Cambria Math" w:hAnsi="Cambria Math"/>
              </w:rPr>
              <m:t>1110</m:t>
            </m:r>
          </m:sub>
        </m:sSub>
      </m:oMath>
      <w:r>
        <w:t xml:space="preserve"> is the 1110 X 1110 identity matrix.</w:t>
      </w:r>
    </w:p>
    <w:p w14:paraId="2A144579" w14:textId="77777777" w:rsidR="006D1B33" w:rsidRDefault="00636F0D" w:rsidP="00636F0D">
      <w:pPr>
        <w:pStyle w:val="Heading3"/>
        <w:spacing w:line="480" w:lineRule="auto"/>
      </w:pPr>
      <w:bookmarkStart w:id="185" w:name="simple-linear-regression-model-0"/>
      <w:r>
        <w:t>Simple Linear Regression (Model 0)</w:t>
      </w:r>
      <w:bookmarkEnd w:id="185"/>
    </w:p>
    <w:p w14:paraId="66BA08F9" w14:textId="77777777" w:rsidR="006D1B33" w:rsidRDefault="00636F0D" w:rsidP="00636F0D">
      <w:pPr>
        <w:pStyle w:val="FirstParagraph"/>
        <w:spacing w:line="480" w:lineRule="auto"/>
      </w:pPr>
      <w:r>
        <w:t>Using the notation we defined above, we write the first model as:</w:t>
      </w:r>
    </w:p>
    <w:p w14:paraId="09F72661"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69881C9F" w14:textId="77777777" w:rsidR="006D1B33" w:rsidRDefault="00636F0D" w:rsidP="00636F0D">
      <w:pPr>
        <w:pStyle w:val="FirstParagraph"/>
        <w:spacing w:line="480" w:lineRule="auto"/>
      </w:pPr>
      <w:r>
        <w:t>which is equivalent to:</w:t>
      </w:r>
    </w:p>
    <w:p w14:paraId="25BEE13F" w14:textId="77777777" w:rsidR="006D1B33" w:rsidRDefault="00636F0D" w:rsidP="00636F0D">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26D3ED6E" w14:textId="77777777" w:rsidR="006D1B33" w:rsidRDefault="00636F0D" w:rsidP="00636F0D">
      <w:pPr>
        <w:pStyle w:val="FirstParagraph"/>
        <w:spacing w:line="480" w:lineRule="auto"/>
      </w:pPr>
      <w:r>
        <w:t>We note that this model does not account for any observational clustering.</w:t>
      </w:r>
    </w:p>
    <w:p w14:paraId="2B4849A3" w14:textId="77777777" w:rsidR="006D1B33" w:rsidRDefault="00636F0D" w:rsidP="00636F0D">
      <w:pPr>
        <w:pStyle w:val="Heading3"/>
        <w:spacing w:line="480" w:lineRule="auto"/>
      </w:pPr>
      <w:bookmarkStart w:id="186" w:name="fixed-effect-subject-intercept-model-1"/>
      <w:r>
        <w:lastRenderedPageBreak/>
        <w:t>Fixed-Effect Subject-Intercept (Model 1)</w:t>
      </w:r>
      <w:bookmarkEnd w:id="186"/>
    </w:p>
    <w:p w14:paraId="0F3DC04B" w14:textId="77777777" w:rsidR="006D1B33" w:rsidRDefault="00636F0D" w:rsidP="00636F0D">
      <w:pPr>
        <w:pStyle w:val="FirstParagraph"/>
        <w:spacing w:line="480" w:lineRule="auto"/>
      </w:pPr>
      <w:r>
        <w:t>Adding a subject-specific intercept term, allows us to account for within-subject correlation by uniformly shifting the fitted values specific to a subject. This model may be written as:</w:t>
      </w:r>
    </w:p>
    <w:p w14:paraId="4F06BB10"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50432908" w14:textId="77777777" w:rsidR="006D1B33" w:rsidRDefault="00636F0D" w:rsidP="00636F0D">
      <w:pPr>
        <w:pStyle w:val="FirstParagraph"/>
        <w:spacing w:line="480" w:lineRule="auto"/>
      </w:pPr>
      <w:r>
        <w:t>where we define the term:</w:t>
      </w:r>
    </w:p>
    <w:p w14:paraId="3B89F80A"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
            </m:e>
          </m:d>
        </m:oMath>
      </m:oMathPara>
    </w:p>
    <w:p w14:paraId="36FD7332" w14:textId="77777777" w:rsidR="006D1B33" w:rsidRDefault="00636F0D" w:rsidP="00636F0D">
      <w:pPr>
        <w:pStyle w:val="Heading3"/>
        <w:spacing w:line="480" w:lineRule="auto"/>
      </w:pPr>
      <w:bookmarkStart w:id="187" w:name="fixed-effect-subject-slope-model-2"/>
      <w:r>
        <w:t>Fixed-Effect Subject-Slope (Model 2)</w:t>
      </w:r>
      <w:bookmarkEnd w:id="187"/>
    </w:p>
    <w:p w14:paraId="34391DA8" w14:textId="77777777" w:rsidR="006D1B33" w:rsidRDefault="00636F0D" w:rsidP="00636F0D">
      <w:pPr>
        <w:pStyle w:val="FirstParagraph"/>
        <w:spacing w:line="480" w:lineRule="auto"/>
      </w:pPr>
      <w:r>
        <w:t>We may further account for observational clustering by adding a term which will ensure that individual subjects’ relationships with the covariate of interest is accounted for. This will help to reduce within-subject variation across the predictor space, and will be more noticable for stronger, subject-specific interactions with covariates.</w:t>
      </w:r>
    </w:p>
    <w:p w14:paraId="0E337D5E" w14:textId="77777777" w:rsidR="006D1B33" w:rsidRDefault="00636F0D" w:rsidP="00636F0D">
      <w:pPr>
        <w:pStyle w:val="BodyText"/>
        <w:spacing w:line="480" w:lineRule="auto"/>
      </w:pPr>
      <w:r>
        <w:t>This model may be written as:</w:t>
      </w:r>
    </w:p>
    <w:p w14:paraId="685D2FA0"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2i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59F8FAF8" w14:textId="77777777" w:rsidR="006D1B33" w:rsidRDefault="00636F0D" w:rsidP="00636F0D">
      <w:pPr>
        <w:pStyle w:val="FirstParagraph"/>
        <w:spacing w:line="480" w:lineRule="auto"/>
      </w:pPr>
      <w:r>
        <w:t xml:space="preserve">where we are using the same definitions of </w:t>
      </w:r>
      <m:oMath>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oMath>
      <w:r>
        <w:t xml:space="preserve">, </w:t>
      </w:r>
      <m:oMath>
        <m:sSub>
          <m:sSubPr>
            <m:ctrlPr>
              <w:rPr>
                <w:rFonts w:ascii="Cambria Math" w:hAnsi="Cambria Math"/>
              </w:rPr>
            </m:ctrlPr>
          </m:sSubPr>
          <m:e>
            <m:r>
              <w:rPr>
                <w:rFonts w:ascii="Cambria Math" w:hAnsi="Cambria Math"/>
              </w:rPr>
              <m:t>R</m:t>
            </m:r>
          </m:e>
          <m:sub>
            <m:r>
              <w:rPr>
                <w:rFonts w:ascii="Cambria Math" w:hAnsi="Cambria Math"/>
              </w:rPr>
              <m:t>hij</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hij</m:t>
            </m:r>
          </m:sub>
        </m:sSub>
      </m:oMath>
      <w:r>
        <w:t xml:space="preserve"> as in Models 0 and 1.</w:t>
      </w:r>
    </w:p>
    <w:p w14:paraId="3FC0E0DF" w14:textId="77777777" w:rsidR="006D1B33" w:rsidRDefault="00636F0D" w:rsidP="00636F0D">
      <w:pPr>
        <w:pStyle w:val="Heading2"/>
        <w:spacing w:line="480" w:lineRule="auto"/>
      </w:pPr>
      <w:bookmarkStart w:id="188" w:name="linear-mixed-effects-models"/>
      <w:r>
        <w:t>Linear Mixed Effects Models</w:t>
      </w:r>
      <w:bookmarkEnd w:id="188"/>
    </w:p>
    <w:p w14:paraId="657FB09D" w14:textId="77777777" w:rsidR="006D1B33" w:rsidRDefault="00636F0D" w:rsidP="00636F0D">
      <w:pPr>
        <w:pStyle w:val="FirstParagraph"/>
        <w:spacing w:line="480" w:lineRule="auto"/>
      </w:pPr>
      <w:r>
        <w:t xml:space="preserve">The next category of modeling approached we describe is Linear Mixed Effect Models. Specifically, we describe two distinct Linear Mixed Effect Models that account for subject-clustering differently than the previously discussed Linear Regression models. Linear </w:t>
      </w:r>
      <w:r>
        <w:lastRenderedPageBreak/>
        <w:t>Mixed Efffects Models do not neccessarily assume observational independence. Correlation structures such as AR(1), independence, spatial power, or unstructured can be used to estimate parameters determining covariance amongst repeated measures within a subject and between observations across subjects. Additionally, if we can rationally assume that the responses shown in Figure 3 have a multivariate distribution, the model parameters can be easily estimated using Maximum Likelihood Estimation techniques [15].</w:t>
      </w:r>
    </w:p>
    <w:p w14:paraId="6EA75C8F" w14:textId="77777777" w:rsidR="006D1B33" w:rsidRDefault="00636F0D" w:rsidP="00636F0D">
      <w:pPr>
        <w:pStyle w:val="Heading3"/>
        <w:spacing w:line="480" w:lineRule="auto"/>
      </w:pPr>
      <w:bookmarkStart w:id="189" w:name="linear-mixed-effects-model-with-random-i"/>
      <w:r>
        <w:t>Linear Mixed Effects Model with Random Intercept (Model 3)</w:t>
      </w:r>
      <w:bookmarkEnd w:id="189"/>
    </w:p>
    <w:p w14:paraId="2596DEE0" w14:textId="77777777" w:rsidR="006D1B33" w:rsidRDefault="00636F0D" w:rsidP="00636F0D">
      <w:pPr>
        <w:pStyle w:val="FirstParagraph"/>
        <w:spacing w:line="480" w:lineRule="auto"/>
      </w:pPr>
      <w:r>
        <w:t>Model 1 accounts for subject-clustering by assuming that observations within a subject are uniformly influenced by the nested nature (observations within subjects) of the sampling method. However, this assumption may not always be reasonable, as we could imagine that responses within each subject exhibit random variation that is also related to nested sampling methods.</w:t>
      </w:r>
    </w:p>
    <w:p w14:paraId="27F0F3D8" w14:textId="77777777" w:rsidR="006D1B33" w:rsidRDefault="00636F0D" w:rsidP="00636F0D">
      <w:pPr>
        <w:pStyle w:val="BodyText"/>
        <w:spacing w:line="480" w:lineRule="auto"/>
      </w:pPr>
      <w:r>
        <w:t>A Linear Mixed Effects Model that includes a Random Intercept accounts for observational covariation due to subject-clustering by assuming that observations within a subject are a consequence of the nested nature of the sampling method, and therefore a consequence of an additive (covariate-independent), subject-specific, effect; AND due to subject-specific random variation in response measurement associated with measurement instatbility for THAT subject.</w:t>
      </w:r>
    </w:p>
    <w:p w14:paraId="61C76F59" w14:textId="77777777" w:rsidR="006D1B33" w:rsidRDefault="00636F0D" w:rsidP="00636F0D">
      <w:pPr>
        <w:pStyle w:val="BodyText"/>
        <w:spacing w:line="480" w:lineRule="auto"/>
      </w:pPr>
      <w:r>
        <w:t>This model may be written as:</w:t>
      </w:r>
    </w:p>
    <w:p w14:paraId="3B0786EB"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2ACFBA31" w14:textId="77777777" w:rsidR="006D1B33" w:rsidRDefault="00636F0D" w:rsidP="00636F0D">
      <w:pPr>
        <w:pStyle w:val="FirstParagraph"/>
        <w:spacing w:line="480" w:lineRule="auto"/>
      </w:pPr>
      <w:r>
        <w:t>where</w:t>
      </w:r>
    </w:p>
    <w:p w14:paraId="7E26B4F3"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14:paraId="2DF8D599" w14:textId="77777777" w:rsidR="006D1B33" w:rsidRDefault="006456AA" w:rsidP="00636F0D">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14:paraId="3E272A38" w14:textId="77777777" w:rsidR="006D1B33" w:rsidRDefault="00636F0D" w:rsidP="00636F0D">
      <w:pPr>
        <w:pStyle w:val="FirstParagraph"/>
        <w:spacing w:line="480" w:lineRule="auto"/>
      </w:pPr>
      <w:r>
        <w:t xml:space="preserve">and we assume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hij</m:t>
            </m:r>
          </m:sub>
        </m:sSub>
      </m:oMath>
      <w:r>
        <w:t xml:space="preserve"> are independent.</w:t>
      </w:r>
    </w:p>
    <w:p w14:paraId="7F8B85CD" w14:textId="77777777" w:rsidR="006D1B33" w:rsidRDefault="00636F0D" w:rsidP="00636F0D">
      <w:pPr>
        <w:pStyle w:val="BodyText"/>
        <w:spacing w:line="480" w:lineRule="auto"/>
      </w:pPr>
      <w:r>
        <w:t>We note that both random-components can be assumed to have a mean of zero as non-zero components are inherently deterministic and can be integrated into intercept terms.</w:t>
      </w:r>
    </w:p>
    <w:p w14:paraId="2698F30C" w14:textId="77777777" w:rsidR="006D1B33" w:rsidRDefault="00636F0D" w:rsidP="00636F0D">
      <w:pPr>
        <w:pStyle w:val="Heading3"/>
        <w:spacing w:line="480" w:lineRule="auto"/>
      </w:pPr>
      <w:bookmarkStart w:id="190" w:name="linear-mixed-effect-model-with-random-sl"/>
      <w:r>
        <w:t>Linear Mixed Effect Model with Random Slope (Model 4)</w:t>
      </w:r>
      <w:bookmarkEnd w:id="190"/>
    </w:p>
    <w:p w14:paraId="54B0EAA6" w14:textId="77777777" w:rsidR="006D1B33" w:rsidRDefault="00636F0D" w:rsidP="00636F0D">
      <w:pPr>
        <w:pStyle w:val="FirstParagraph"/>
        <w:spacing w:line="480" w:lineRule="auto"/>
      </w:pPr>
      <w:r>
        <w:t>Model 2 implements a Fixed Effect slope in an attempt to reconcile the effects of observational clustering that was inadequately accounted for by the subject-specific Fixed Effect Intercept in Model 1. However, in light of the information surrounding the development of Model 3, it is incumbent for us to develop an analogous correction for Model 2. Such a correction will allow us to account for observational correlation due to subeject-clustering as sourced from:</w:t>
      </w:r>
    </w:p>
    <w:p w14:paraId="2226D399" w14:textId="77777777" w:rsidR="006D1B33" w:rsidRDefault="00636F0D" w:rsidP="00636F0D">
      <w:pPr>
        <w:pStyle w:val="Compact"/>
        <w:numPr>
          <w:ilvl w:val="0"/>
          <w:numId w:val="5"/>
        </w:numPr>
        <w:spacing w:line="480" w:lineRule="auto"/>
      </w:pPr>
      <w:r>
        <w:t>additive, effects due to subject-clustered nested sampling methods</w:t>
      </w:r>
    </w:p>
    <w:p w14:paraId="469060A2" w14:textId="77777777" w:rsidR="006D1B33" w:rsidRDefault="00636F0D" w:rsidP="00636F0D">
      <w:pPr>
        <w:pStyle w:val="Compact"/>
        <w:numPr>
          <w:ilvl w:val="0"/>
          <w:numId w:val="5"/>
        </w:numPr>
        <w:spacing w:line="480" w:lineRule="auto"/>
      </w:pPr>
      <w:r>
        <w:t>subject-specific random variation associated with measurement instability</w:t>
      </w:r>
    </w:p>
    <w:p w14:paraId="2BD80EB4" w14:textId="77777777" w:rsidR="006D1B33" w:rsidRDefault="00636F0D" w:rsidP="00636F0D">
      <w:pPr>
        <w:pStyle w:val="Compact"/>
        <w:numPr>
          <w:ilvl w:val="0"/>
          <w:numId w:val="5"/>
        </w:numPr>
        <w:spacing w:line="480" w:lineRule="auto"/>
      </w:pPr>
      <w:r>
        <w:t>covariate-dependent, subject-specific effects</w:t>
      </w:r>
    </w:p>
    <w:p w14:paraId="1AB8DFCB" w14:textId="77777777" w:rsidR="006D1B33" w:rsidRDefault="00636F0D" w:rsidP="00636F0D">
      <w:pPr>
        <w:pStyle w:val="Compact"/>
        <w:numPr>
          <w:ilvl w:val="0"/>
          <w:numId w:val="5"/>
        </w:numPr>
        <w:spacing w:line="480" w:lineRule="auto"/>
      </w:pPr>
      <w:r>
        <w:t>covariate-dependent, subject-specific random variation associated with measurement instability</w:t>
      </w:r>
    </w:p>
    <w:p w14:paraId="416E1E67" w14:textId="77777777" w:rsidR="006D1B33" w:rsidRDefault="00636F0D" w:rsidP="00636F0D">
      <w:pPr>
        <w:pStyle w:val="FirstParagraph"/>
        <w:spacing w:line="480" w:lineRule="auto"/>
      </w:pPr>
      <w:r>
        <w:t>We write this model as:</w:t>
      </w:r>
    </w:p>
    <w:p w14:paraId="38911CFA"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P</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14:paraId="32116835" w14:textId="77777777" w:rsidR="006D1B33" w:rsidRDefault="00636F0D" w:rsidP="00636F0D">
      <w:pPr>
        <w:pStyle w:val="FirstParagraph"/>
        <w:spacing w:line="480" w:lineRule="auto"/>
      </w:pPr>
      <w:r>
        <w:lastRenderedPageBreak/>
        <w:t>where</w:t>
      </w:r>
    </w:p>
    <w:p w14:paraId="60D7745F" w14:textId="77777777" w:rsidR="006D1B33" w:rsidRDefault="00636F0D" w:rsidP="00636F0D">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4498466A" w14:textId="77777777" w:rsidR="006D1B33" w:rsidRDefault="00636F0D" w:rsidP="00636F0D">
      <w:pPr>
        <w:pStyle w:val="FirstParagraph"/>
        <w:spacing w:line="480" w:lineRule="auto"/>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14:paraId="20D22B8C" w14:textId="77777777" w:rsidR="006D1B33" w:rsidRDefault="006456AA" w:rsidP="00636F0D">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14:paraId="39DD67EF" w14:textId="77777777" w:rsidR="006D1B33" w:rsidRDefault="00636F0D" w:rsidP="00636F0D">
      <w:pPr>
        <w:pStyle w:val="Heading2"/>
        <w:spacing w:line="480" w:lineRule="auto"/>
      </w:pPr>
      <w:bookmarkStart w:id="191" w:name="generalized-estimating-equations-model-5"/>
      <w:r>
        <w:t>Generalized Estimating Equations (Model 5)</w:t>
      </w:r>
      <w:bookmarkEnd w:id="191"/>
    </w:p>
    <w:p w14:paraId="7DE92000" w14:textId="77777777" w:rsidR="006D1B33" w:rsidRDefault="00636F0D" w:rsidP="00636F0D">
      <w:pPr>
        <w:pStyle w:val="FirstParagraph"/>
        <w:spacing w:line="480" w:lineRule="auto"/>
      </w:pPr>
      <w:r>
        <w:t>Our final method for modeling scRNA-seq expression profiles is Generalized Estimating Equations (GEE). Dissimilar to each of the methods previously described, GEE regression esitimates are obtained using methodologies that allow for non-continuous responses. GEE extrapolates on the techniques used for estimating Generalized Linear Models by incorperating the effects of observational correlation and clustering.</w:t>
      </w:r>
    </w:p>
    <w:p w14:paraId="737D9A94" w14:textId="77777777" w:rsidR="006D1B33" w:rsidRDefault="00636F0D" w:rsidP="00636F0D">
      <w:pPr>
        <w:pStyle w:val="BodyText"/>
        <w:spacing w:line="480" w:lineRule="auto"/>
      </w:pPr>
      <w:r>
        <w:t>GEE estimates are computed by solving the estimating equation(s):</w:t>
      </w:r>
    </w:p>
    <w:p w14:paraId="34A02643" w14:textId="77777777" w:rsidR="006D1B33" w:rsidRDefault="006D1B33" w:rsidP="00636F0D">
      <w:pPr>
        <w:pStyle w:val="BodyText"/>
        <w:spacing w:line="480" w:lineRule="auto"/>
      </w:pPr>
    </w:p>
    <w:p w14:paraId="7EE8B3F9" w14:textId="77777777" w:rsidR="006D1B33" w:rsidRDefault="00636F0D" w:rsidP="00636F0D">
      <w:pPr>
        <w:pStyle w:val="BodyText"/>
        <w:spacing w:line="480" w:lineRule="auto"/>
      </w:pPr>
      <w:r>
        <w:t>where:</w:t>
      </w:r>
    </w:p>
    <w:p w14:paraId="404D5D47"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hi</m:t>
              </m:r>
            </m:sub>
          </m:sSub>
          <m: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hi</m:t>
              </m:r>
            </m:sub>
          </m:sSub>
          <m:r>
            <w:rPr>
              <w:rFonts w:ascii="Cambria Math" w:hAnsi="Cambria Math"/>
            </w:rPr>
            <m:t>(β)=E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Y</m:t>
                  </m:r>
                </m:e>
                <m:sub>
                  <m:r>
                    <w:rPr>
                      <w:rFonts w:ascii="Cambria Math" w:hAnsi="Cambria Math"/>
                    </w:rPr>
                    <m:t>hi</m:t>
                  </m:r>
                </m:sub>
              </m:sSub>
            </m:e>
          </m:d>
          <m:r>
            <w:rPr>
              <w:rFonts w:ascii="Cambria Math" w:hAnsi="Cambria Math"/>
            </w:rPr>
            <m:t>=</m:t>
          </m:r>
          <m:sSub>
            <m:sSubPr>
              <m:ctrlPr>
                <w:rPr>
                  <w:rFonts w:ascii="Cambria Math" w:hAnsi="Cambria Math"/>
                </w:rPr>
              </m:ctrlPr>
            </m:sSubPr>
            <m:e>
              <m:r>
                <m:rPr>
                  <m:sty m:val="b"/>
                </m:rPr>
                <w:rPr>
                  <w:rFonts w:ascii="Cambria Math" w:hAnsi="Cambria Math"/>
                </w:rPr>
                <m:t>η</m:t>
              </m:r>
            </m:e>
            <m:sub>
              <m:r>
                <w:rPr>
                  <w:rFonts w:ascii="Cambria Math" w:hAnsi="Cambria Math"/>
                </w:rPr>
                <m:t>hi</m:t>
              </m:r>
            </m:sub>
          </m:sSub>
        </m:oMath>
      </m:oMathPara>
    </w:p>
    <w:p w14:paraId="73005684" w14:textId="77777777" w:rsidR="006D1B33" w:rsidRDefault="00636F0D" w:rsidP="00636F0D">
      <w:pPr>
        <w:pStyle w:val="FirstParagraph"/>
        <w:spacing w:line="480" w:lineRule="auto"/>
      </w:pPr>
      <w:r>
        <w:t xml:space="preserve">represents the relationship between the expected value of the response </w:t>
      </w:r>
      <m:oMath>
        <m:sSub>
          <m:sSubPr>
            <m:ctrlPr>
              <w:rPr>
                <w:rFonts w:ascii="Cambria Math" w:hAnsi="Cambria Math"/>
              </w:rPr>
            </m:ctrlPr>
          </m:sSubPr>
          <m:e>
            <m:r>
              <m:rPr>
                <m:sty m:val="b"/>
              </m:rPr>
              <w:rPr>
                <w:rFonts w:ascii="Cambria Math" w:hAnsi="Cambria Math"/>
              </w:rPr>
              <m:t>μ</m:t>
            </m:r>
          </m:e>
          <m:sub>
            <m:r>
              <w:rPr>
                <w:rFonts w:ascii="Cambria Math" w:hAnsi="Cambria Math"/>
              </w:rPr>
              <m:t>i</m:t>
            </m:r>
          </m:sub>
        </m:sSub>
      </m:oMath>
      <w:r>
        <w:t xml:space="preserve"> (not necessarily assumed to be related to a distribution) and the linear predictor </w:t>
      </w:r>
      <m:oMath>
        <m:sSub>
          <m:sSubPr>
            <m:ctrlPr>
              <w:rPr>
                <w:rFonts w:ascii="Cambria Math" w:hAnsi="Cambria Math"/>
              </w:rPr>
            </m:ctrlPr>
          </m:sSubPr>
          <m:e>
            <m:r>
              <m:rPr>
                <m:sty m:val="b"/>
              </m:rPr>
              <w:rPr>
                <w:rFonts w:ascii="Cambria Math" w:hAnsi="Cambria Math"/>
              </w:rPr>
              <m:t>η</m:t>
            </m:r>
          </m:e>
          <m:sub>
            <m:r>
              <w:rPr>
                <w:rFonts w:ascii="Cambria Math" w:hAnsi="Cambria Math"/>
              </w:rPr>
              <m:t>i</m:t>
            </m:r>
          </m:sub>
        </m:sSub>
      </m:oMath>
      <w:r>
        <w:t>,</w:t>
      </w:r>
    </w:p>
    <w:p w14:paraId="6F03EB1B"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hi</m:t>
              </m:r>
            </m:sub>
          </m:sSub>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
            </m:e>
          </m:d>
        </m:oMath>
      </m:oMathPara>
    </w:p>
    <w:p w14:paraId="045F4D0B" w14:textId="77777777" w:rsidR="006D1B33" w:rsidRDefault="00636F0D" w:rsidP="00636F0D">
      <w:pPr>
        <w:pStyle w:val="FirstParagraph"/>
        <w:spacing w:line="480" w:lineRule="auto"/>
      </w:pPr>
      <w:r>
        <w:t>is the first derivative matrix, and</w:t>
      </w:r>
    </w:p>
    <w:p w14:paraId="571B5791"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V</m:t>
              </m:r>
            </m:e>
            <m:sub>
              <m:r>
                <w:rPr>
                  <w:rFonts w:ascii="Cambria Math" w:hAnsi="Cambria Math"/>
                </w:rPr>
                <m:t>hi</m:t>
              </m:r>
            </m:sub>
          </m:sSub>
          <m:r>
            <w:rPr>
              <w:rFonts w:ascii="Cambria Math" w:hAnsi="Cambria Math"/>
            </w:rPr>
            <m:t>=</m:t>
          </m:r>
          <m:sSubSup>
            <m:sSubSupPr>
              <m:ctrlPr>
                <w:rPr>
                  <w:rFonts w:ascii="Cambria Math" w:hAnsi="Cambria Math"/>
                </w:rPr>
              </m:ctrlPr>
            </m:sSubSupPr>
            <m:e>
              <m:r>
                <m:rPr>
                  <m:sty m:val="b"/>
                </m:rPr>
                <w:rPr>
                  <w:rFonts w:ascii="Cambria Math" w:hAnsi="Cambria Math"/>
                </w:rPr>
                <m:t>A</m:t>
              </m:r>
            </m:e>
            <m:sub>
              <m:r>
                <w:rPr>
                  <w:rFonts w:ascii="Cambria Math" w:hAnsi="Cambria Math"/>
                </w:rPr>
                <m:t>hi</m:t>
              </m:r>
            </m:sub>
            <m:sup>
              <m:f>
                <m:fPr>
                  <m:ctrlPr>
                    <w:rPr>
                      <w:rFonts w:ascii="Cambria Math" w:hAnsi="Cambria Math"/>
                    </w:rPr>
                  </m:ctrlPr>
                </m:fPr>
                <m:num>
                  <m:r>
                    <w:rPr>
                      <w:rFonts w:ascii="Cambria Math" w:hAnsi="Cambria Math"/>
                    </w:rPr>
                    <m:t>1</m:t>
                  </m:r>
                </m:num>
                <m:den>
                  <m:r>
                    <w:rPr>
                      <w:rFonts w:ascii="Cambria Math" w:hAnsi="Cambria Math"/>
                    </w:rPr>
                    <m:t>2</m:t>
                  </m:r>
                </m:den>
              </m:f>
            </m:sup>
          </m:sSubSup>
          <m:r>
            <w:rPr>
              <w:rFonts w:ascii="Cambria Math" w:hAnsi="Cambria Math"/>
            </w:rPr>
            <m:t>Corr(</m:t>
          </m:r>
          <m:sSub>
            <m:sSubPr>
              <m:ctrlPr>
                <w:rPr>
                  <w:rFonts w:ascii="Cambria Math" w:hAnsi="Cambria Math"/>
                </w:rPr>
              </m:ctrlPr>
            </m:sSubPr>
            <m:e>
              <m:r>
                <m:rPr>
                  <m:sty m:val="b"/>
                </m:rPr>
                <w:rPr>
                  <w:rFonts w:ascii="Cambria Math" w:hAnsi="Cambria Math"/>
                </w:rPr>
                <m:t>Y</m:t>
              </m:r>
            </m:e>
            <m:sub>
              <m:r>
                <m:rPr>
                  <m:sty m:val="b"/>
                </m:rPr>
                <w:rPr>
                  <w:rFonts w:ascii="Cambria Math" w:hAnsi="Cambria Math"/>
                </w:rPr>
                <m:t>hi</m:t>
              </m:r>
            </m:sub>
          </m:sSub>
          <m:r>
            <w:rPr>
              <w:rFonts w:ascii="Cambria Math" w:hAnsi="Cambria Math"/>
            </w:rPr>
            <m:t>)</m:t>
          </m:r>
          <m:sSubSup>
            <m:sSubSupPr>
              <m:ctrlPr>
                <w:rPr>
                  <w:rFonts w:ascii="Cambria Math" w:hAnsi="Cambria Math"/>
                </w:rPr>
              </m:ctrlPr>
            </m:sSubSupPr>
            <m:e>
              <m:r>
                <m:rPr>
                  <m:sty m:val="b"/>
                </m:rPr>
                <w:rPr>
                  <w:rFonts w:ascii="Cambria Math" w:hAnsi="Cambria Math"/>
                </w:rPr>
                <m:t>A</m:t>
              </m:r>
            </m:e>
            <m:sub>
              <m:r>
                <w:rPr>
                  <w:rFonts w:ascii="Cambria Math" w:hAnsi="Cambria Math"/>
                </w:rPr>
                <m:t>hi</m:t>
              </m:r>
            </m:sub>
            <m:sup>
              <m:f>
                <m:fPr>
                  <m:ctrlPr>
                    <w:rPr>
                      <w:rFonts w:ascii="Cambria Math" w:hAnsi="Cambria Math"/>
                    </w:rPr>
                  </m:ctrlPr>
                </m:fPr>
                <m:num>
                  <m:r>
                    <w:rPr>
                      <w:rFonts w:ascii="Cambria Math" w:hAnsi="Cambria Math"/>
                    </w:rPr>
                    <m:t>1</m:t>
                  </m:r>
                </m:num>
                <m:den>
                  <m:r>
                    <w:rPr>
                      <w:rFonts w:ascii="Cambria Math" w:hAnsi="Cambria Math"/>
                    </w:rPr>
                    <m:t>2</m:t>
                  </m:r>
                </m:den>
              </m:f>
            </m:sup>
          </m:sSubSup>
        </m:oMath>
      </m:oMathPara>
    </w:p>
    <w:p w14:paraId="4EFB34D6" w14:textId="77777777" w:rsidR="006D1B33" w:rsidRDefault="006456AA" w:rsidP="00636F0D">
      <w:pPr>
        <w:pStyle w:val="FirstParagraph"/>
        <w:spacing w:line="480" w:lineRule="auto"/>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hi</m:t>
              </m:r>
            </m:sub>
          </m:sSub>
          <m:r>
            <w:rPr>
              <w:rFonts w:ascii="Cambria Math" w:hAnsi="Cambria Math"/>
            </w:rPr>
            <m:t>=</m:t>
          </m:r>
          <m:limLow>
            <m:limLowPr>
              <m:ctrlPr>
                <w:rPr>
                  <w:rFonts w:ascii="Cambria Math" w:hAnsi="Cambria Math"/>
                </w:rPr>
              </m:ctrlPr>
            </m:limLowPr>
            <m:e>
              <m:r>
                <w:rPr>
                  <w:rFonts w:ascii="Cambria Math" w:hAnsi="Cambria Math"/>
                </w:rPr>
                <m:t>diag</m:t>
              </m:r>
            </m:e>
            <m:lim>
              <m:sSub>
                <m:sSubPr>
                  <m:ctrlPr>
                    <w:rPr>
                      <w:rFonts w:ascii="Cambria Math" w:hAnsi="Cambria Math"/>
                    </w:rPr>
                  </m:ctrlPr>
                </m:sSubPr>
                <m:e>
                  <m:r>
                    <w:rPr>
                      <w:rFonts w:ascii="Cambria Math" w:hAnsi="Cambria Math"/>
                    </w:rPr>
                    <m:t>n</m:t>
                  </m:r>
                </m:e>
                <m:sub>
                  <m:r>
                    <w:rPr>
                      <w:rFonts w:ascii="Cambria Math" w:hAnsi="Cambria Math"/>
                    </w:rPr>
                    <m:t>i</m:t>
                  </m:r>
                </m:sub>
              </m:sSub>
            </m:lim>
          </m:limLow>
          <m:d>
            <m:dPr>
              <m:begChr m:val="{"/>
              <m:endChr m:val="}"/>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e>
          </m:d>
        </m:oMath>
      </m:oMathPara>
    </w:p>
    <w:p w14:paraId="1626C372" w14:textId="77777777" w:rsidR="006D1B33" w:rsidRDefault="00636F0D" w:rsidP="00636F0D">
      <w:pPr>
        <w:pStyle w:val="FirstParagraph"/>
        <w:spacing w:line="480" w:lineRule="auto"/>
      </w:pPr>
      <w:r>
        <w:t xml:space="preserve">We note that </w:t>
      </w:r>
      <m:oMath>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oMath>
      <w:r>
        <w:t xml:space="preserve"> and </w:t>
      </w:r>
      <m:oMath>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oMath>
      <w:r>
        <w:t xml:space="preserve"> are hyperparameters defined so that we may know the variance as a function of the mean and a scale parameter, i.e:</w:t>
      </w:r>
    </w:p>
    <w:p w14:paraId="6824ADC0" w14:textId="77777777" w:rsidR="006D1B33" w:rsidRDefault="00636F0D" w:rsidP="00636F0D">
      <w:pPr>
        <w:pStyle w:val="BodyText"/>
        <w:spacing w:line="480" w:lineRule="auto"/>
      </w:pPr>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oMath>
      </m:oMathPara>
    </w:p>
    <w:p w14:paraId="622A8793" w14:textId="77777777" w:rsidR="006D1B33" w:rsidRDefault="00636F0D" w:rsidP="00636F0D">
      <w:pPr>
        <w:pStyle w:val="FirstParagraph"/>
        <w:spacing w:line="480" w:lineRule="auto"/>
      </w:pPr>
      <w:r>
        <w:t>The GEE algorithm is iterative and used the following steps to converge at an estimate:</w:t>
      </w:r>
    </w:p>
    <w:p w14:paraId="149FF0AA" w14:textId="77777777" w:rsidR="006D1B33" w:rsidRDefault="00636F0D" w:rsidP="00636F0D">
      <w:pPr>
        <w:pStyle w:val="Compact"/>
        <w:numPr>
          <w:ilvl w:val="0"/>
          <w:numId w:val="6"/>
        </w:numPr>
        <w:spacing w:line="480" w:lineRule="auto"/>
      </w:pPr>
      <w:r>
        <w:t xml:space="preserve">Generalized Linear Modeling methods employing Maximum Likelihood Estimation are used to obtain intial estimates for </w:t>
      </w:r>
      <m:oMath>
        <m:r>
          <m:rPr>
            <m:sty m:val="b"/>
          </m:rPr>
          <w:rPr>
            <w:rFonts w:ascii="Cambria Math" w:hAnsi="Cambria Math"/>
          </w:rPr>
          <m:t>β</m:t>
        </m:r>
      </m:oMath>
    </w:p>
    <w:p w14:paraId="56E07090" w14:textId="77777777" w:rsidR="006D1B33" w:rsidRDefault="00636F0D" w:rsidP="00636F0D">
      <w:pPr>
        <w:pStyle w:val="Compact"/>
        <w:numPr>
          <w:ilvl w:val="0"/>
          <w:numId w:val="6"/>
        </w:numPr>
        <w:spacing w:line="480" w:lineRule="auto"/>
      </w:pPr>
      <w:r>
        <w:t xml:space="preserve">Estimates for </w:t>
      </w:r>
      <m:oMath>
        <m:r>
          <m:rPr>
            <m:sty m:val="b"/>
          </m:rPr>
          <w:rPr>
            <w:rFonts w:ascii="Cambria Math" w:hAnsi="Cambria Math"/>
          </w:rPr>
          <m:t>β</m:t>
        </m:r>
      </m:oMath>
      <w:r>
        <w:t xml:space="preserve"> used to compute hyper-parameters</w:t>
      </w:r>
    </w:p>
    <w:p w14:paraId="7B4B3719" w14:textId="77777777" w:rsidR="006D1B33" w:rsidRDefault="00636F0D" w:rsidP="00636F0D">
      <w:pPr>
        <w:pStyle w:val="Compact"/>
        <w:numPr>
          <w:ilvl w:val="0"/>
          <w:numId w:val="6"/>
        </w:numPr>
        <w:spacing w:line="480" w:lineRule="auto"/>
      </w:pPr>
      <w:r>
        <w:t>New estimates for hyper-parameters and working covariance matrix (</w:t>
      </w:r>
      <m:oMath>
        <m:sSub>
          <m:sSubPr>
            <m:ctrlPr>
              <w:rPr>
                <w:rFonts w:ascii="Cambria Math" w:hAnsi="Cambria Math"/>
              </w:rPr>
            </m:ctrlPr>
          </m:sSubPr>
          <m:e>
            <m:r>
              <m:rPr>
                <m:sty m:val="b"/>
              </m:rPr>
              <w:rPr>
                <w:rFonts w:ascii="Cambria Math" w:hAnsi="Cambria Math"/>
              </w:rPr>
              <m:t>V</m:t>
            </m:r>
          </m:e>
          <m:sub>
            <m:r>
              <w:rPr>
                <w:rFonts w:ascii="Cambria Math" w:hAnsi="Cambria Math"/>
              </w:rPr>
              <m:t>hi</m:t>
            </m:r>
          </m:sub>
        </m:sSub>
      </m:oMath>
      <w:r>
        <w:t xml:space="preserve">) used to obtain new estimates for </w:t>
      </w:r>
      <m:oMath>
        <m:r>
          <m:rPr>
            <m:sty m:val="b"/>
          </m:rPr>
          <w:rPr>
            <w:rFonts w:ascii="Cambria Math" w:hAnsi="Cambria Math"/>
          </w:rPr>
          <m:t>β</m:t>
        </m:r>
      </m:oMath>
      <w:r>
        <w:t xml:space="preserve"> by solving (1)</w:t>
      </w:r>
    </w:p>
    <w:p w14:paraId="0F8DC4C7" w14:textId="77777777" w:rsidR="006D1B33" w:rsidRDefault="00636F0D" w:rsidP="00636F0D">
      <w:pPr>
        <w:pStyle w:val="Compact"/>
        <w:numPr>
          <w:ilvl w:val="0"/>
          <w:numId w:val="6"/>
        </w:numPr>
        <w:spacing w:line="480" w:lineRule="auto"/>
      </w:pPr>
      <w:r>
        <w:t>Repeat Steps 2 &amp; 3 until algorithm converges</w:t>
      </w:r>
    </w:p>
    <w:p w14:paraId="4CC2C229" w14:textId="77777777" w:rsidR="006D1B33" w:rsidRDefault="00636F0D" w:rsidP="00636F0D">
      <w:pPr>
        <w:pStyle w:val="FirstParagraph"/>
        <w:spacing w:line="480" w:lineRule="auto"/>
      </w:pPr>
      <w:r>
        <w:t xml:space="preserve">The GEE algorithm has a quality which makes it very appealing for many applications with observational clustering. Specifically, the algorithm is robust to misspecification of the </w:t>
      </w:r>
      <w:r>
        <w:lastRenderedPageBreak/>
        <w:t xml:space="preserve">observational correlation structure. That is, the estimates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GEE</m:t>
            </m:r>
          </m:sub>
        </m:sSub>
      </m:oMath>
      <w:r>
        <w:t xml:space="preserve"> are consistent with </w:t>
      </w:r>
      <m:oMath>
        <m:r>
          <m:rPr>
            <m:sty m:val="b"/>
          </m:rPr>
          <w:rPr>
            <w:rFonts w:ascii="Cambria Math" w:hAnsi="Cambria Math"/>
          </w:rPr>
          <m:t>β</m:t>
        </m:r>
      </m:oMath>
      <w:r>
        <w:t xml:space="preserve"> irrespective of the estimates for within-subject correlation.</w:t>
      </w:r>
    </w:p>
    <w:p w14:paraId="669F7DC0" w14:textId="77777777" w:rsidR="006D1B33" w:rsidRDefault="00636F0D" w:rsidP="00636F0D">
      <w:pPr>
        <w:pStyle w:val="BodyText"/>
        <w:spacing w:line="480" w:lineRule="auto"/>
      </w:pPr>
      <w:r>
        <w:t>The stability of the GEE algorithm is in-part due to the effects that it estimates. Whereas each of the previous methods (Model 0 withstanding) had subject-specific interpretations, the GEE algorithm provides marginal parameter estimates. These values do not represent any specific subject, but rather the population-average.</w:t>
      </w:r>
    </w:p>
    <w:p w14:paraId="0FA82D4F" w14:textId="77777777" w:rsidR="006D1B33" w:rsidRDefault="00636F0D" w:rsidP="00636F0D">
      <w:pPr>
        <w:pStyle w:val="BodyText"/>
        <w:spacing w:line="480" w:lineRule="auto"/>
      </w:pPr>
      <w:r>
        <w:t>According to (Fitzmaurice GM, Laird NM, Ware JH (2012)) [15] we also need to ensure that any responses modeled in the GEE process are stationary, i.e:</w:t>
      </w:r>
    </w:p>
    <w:p w14:paraId="41DEDB28" w14:textId="77777777"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hi</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oMath>
      </m:oMathPara>
    </w:p>
    <w:p w14:paraId="1D8A74DC" w14:textId="77777777" w:rsidR="006D1B33" w:rsidRDefault="00636F0D" w:rsidP="00636F0D">
      <w:pPr>
        <w:pStyle w:val="FirstParagraph"/>
        <w:spacing w:line="480" w:lineRule="auto"/>
      </w:pPr>
      <w:r>
        <w:t>The scRNA-seq data has been assumed to be independent within-subject, therefore we have:</w:t>
      </w:r>
    </w:p>
    <w:p w14:paraId="63B1E1E7" w14:textId="77777777"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oMath>
      </m:oMathPara>
    </w:p>
    <w:p w14:paraId="3A344DC9" w14:textId="77777777" w:rsidR="006D1B33" w:rsidRDefault="00636F0D" w:rsidP="00636F0D">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0398DCF5" w14:textId="77777777" w:rsidR="006D1B33" w:rsidRDefault="00636F0D" w:rsidP="00636F0D">
      <w:pPr>
        <w:pStyle w:val="FirstParagraph"/>
        <w:spacing w:line="480" w:lineRule="auto"/>
      </w:pPr>
      <w:r>
        <w:t>Since the use of the scRNA-seq data would not violate the GEE assumptions, we proceed with the description of the model that we will fit.</w:t>
      </w:r>
    </w:p>
    <w:p w14:paraId="1A615AAE" w14:textId="77777777" w:rsidR="006D1B33" w:rsidRDefault="00636F0D" w:rsidP="00636F0D">
      <w:pPr>
        <w:pStyle w:val="BodyText"/>
        <w:spacing w:line="480" w:lineRule="auto"/>
      </w:pPr>
      <w:r>
        <w:t>The three-part specification includes:</w:t>
      </w:r>
    </w:p>
    <w:p w14:paraId="23E0771D" w14:textId="77777777" w:rsidR="006D1B33" w:rsidRDefault="00636F0D" w:rsidP="00636F0D">
      <w:pPr>
        <w:pStyle w:val="Compact"/>
        <w:numPr>
          <w:ilvl w:val="0"/>
          <w:numId w:val="7"/>
        </w:numPr>
        <w:spacing w:line="480" w:lineRule="auto"/>
      </w:pPr>
      <w:r>
        <w:t>The link function and linear predictor</w:t>
      </w:r>
    </w:p>
    <w:p w14:paraId="75466C52" w14:textId="77777777" w:rsidR="006D1B33" w:rsidRDefault="00636F0D" w:rsidP="00636F0D">
      <w:pPr>
        <w:pStyle w:val="Compact"/>
        <w:numPr>
          <w:ilvl w:val="0"/>
          <w:numId w:val="7"/>
        </w:numPr>
        <w:spacing w:line="480" w:lineRule="auto"/>
      </w:pPr>
      <w:r>
        <w:t>Variance function</w:t>
      </w:r>
    </w:p>
    <w:p w14:paraId="29B68F5C" w14:textId="77777777" w:rsidR="006D1B33" w:rsidRDefault="00636F0D" w:rsidP="00636F0D">
      <w:pPr>
        <w:pStyle w:val="Compact"/>
        <w:numPr>
          <w:ilvl w:val="0"/>
          <w:numId w:val="7"/>
        </w:numPr>
        <w:spacing w:line="480" w:lineRule="auto"/>
      </w:pPr>
      <w:r>
        <w:t>A working covariance matrix</w:t>
      </w:r>
    </w:p>
    <w:p w14:paraId="5BA682C7" w14:textId="77777777" w:rsidR="006D1B33" w:rsidRDefault="00636F0D" w:rsidP="00636F0D">
      <w:pPr>
        <w:pStyle w:val="FirstParagraph"/>
        <w:spacing w:line="480" w:lineRule="auto"/>
      </w:pPr>
      <w:r>
        <w:lastRenderedPageBreak/>
        <w:t>The link function and linear predictor are chosen so that the resulting model estimates will be comparable to preceeding estimates for intercept and slope. Therefore, we will use the identity link function in conjunction with the linear predictor:</w:t>
      </w:r>
    </w:p>
    <w:p w14:paraId="1DF3FBA4" w14:textId="77777777" w:rsidR="006D1B33" w:rsidRDefault="00636F0D" w:rsidP="00636F0D">
      <w:pPr>
        <w:pStyle w:val="BodyText"/>
        <w:spacing w:line="480" w:lineRule="auto"/>
      </w:pPr>
      <m:oMathPara>
        <m:oMathParaPr>
          <m:jc m:val="center"/>
        </m:oMathParaPr>
        <m:oMath>
          <m:r>
            <w:rPr>
              <w:rFonts w:ascii="Cambria Math" w:hAnsi="Cambria Math"/>
            </w:rPr>
            <m:t>g(x)=x</m:t>
          </m:r>
        </m:oMath>
      </m:oMathPara>
    </w:p>
    <w:p w14:paraId="340972E8" w14:textId="77777777" w:rsidR="006D1B33" w:rsidRDefault="00636F0D" w:rsidP="00636F0D">
      <w:pPr>
        <w:pStyle w:val="FirstParagraph"/>
        <w:spacing w:line="480" w:lineRule="auto"/>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oMath>
      </m:oMathPara>
    </w:p>
    <w:p w14:paraId="698A0E30" w14:textId="77777777" w:rsidR="006D1B33" w:rsidRDefault="00636F0D" w:rsidP="00636F0D">
      <w:pPr>
        <w:pStyle w:val="FirstParagraph"/>
        <w:spacing w:line="480" w:lineRule="auto"/>
      </w:pPr>
      <w:r>
        <w:t>which implies we will be assuming the general modeling structure:</w:t>
      </w:r>
    </w:p>
    <w:p w14:paraId="704F3475" w14:textId="77777777"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oMath>
      </m:oMathPara>
    </w:p>
    <w:p w14:paraId="299C515C" w14:textId="77777777" w:rsidR="006D1B33" w:rsidRDefault="00636F0D" w:rsidP="00636F0D">
      <w:pPr>
        <w:pStyle w:val="FirstParagraph"/>
        <w:spacing w:line="480" w:lineRule="auto"/>
      </w:pPr>
      <w:r>
        <w:t>In the abscence of further information, we will assume a variance function of the form:</w:t>
      </w:r>
    </w:p>
    <w:p w14:paraId="6CE9FCC7" w14:textId="77777777" w:rsidR="006D1B33" w:rsidRDefault="00636F0D" w:rsidP="00636F0D">
      <w:pPr>
        <w:pStyle w:val="BodyText"/>
        <w:spacing w:line="480" w:lineRule="auto"/>
      </w:pPr>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=ϕ</m:t>
          </m:r>
        </m:oMath>
      </m:oMathPara>
    </w:p>
    <w:p w14:paraId="67934DA2" w14:textId="77777777" w:rsidR="006D1B33" w:rsidRDefault="00636F0D" w:rsidP="00636F0D">
      <w:pPr>
        <w:pStyle w:val="FirstParagraph"/>
        <w:spacing w:line="480" w:lineRule="auto"/>
      </w:pPr>
      <w:r>
        <w:t>and we will be using a working covariance matrix structure for repeated measures that corresponds to the assumption of independence of observations within a subject.</w:t>
      </w:r>
    </w:p>
    <w:p w14:paraId="19163D0F" w14:textId="77777777" w:rsidR="006D1B33" w:rsidRDefault="006456AA" w:rsidP="00636F0D">
      <w:pPr>
        <w:pStyle w:val="BodyText"/>
        <w:spacing w:line="480" w:lineRule="auto"/>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Corr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hik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05312FEF" w14:textId="77777777" w:rsidR="006D1B33" w:rsidRDefault="00636F0D" w:rsidP="00636F0D">
      <w:pPr>
        <w:pStyle w:val="FirstParagraph"/>
        <w:spacing w:line="480" w:lineRule="auto"/>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4B08A23D" w14:textId="77777777" w:rsidR="006D1B33" w:rsidRDefault="00636F0D" w:rsidP="00636F0D">
      <w:pPr>
        <w:pStyle w:val="Heading1"/>
        <w:spacing w:line="480" w:lineRule="auto"/>
      </w:pPr>
      <w:bookmarkStart w:id="192" w:name="code-and-data"/>
      <w:r>
        <w:t>Code and Data</w:t>
      </w:r>
      <w:bookmarkEnd w:id="192"/>
    </w:p>
    <w:p w14:paraId="2544E3C4" w14:textId="77777777" w:rsidR="006D1B33" w:rsidRDefault="00636F0D" w:rsidP="00636F0D">
      <w:pPr>
        <w:pStyle w:val="FirstParagraph"/>
        <w:spacing w:line="480" w:lineRule="auto"/>
      </w:pPr>
      <w:r>
        <w:t>All code for the above analysis was written and evaluated in RStudio Version 1.2.1335, and is available for download at the following GitHub repository:</w:t>
      </w:r>
    </w:p>
    <w:p w14:paraId="5EE2955E" w14:textId="77777777" w:rsidR="006D1B33" w:rsidRDefault="006456AA" w:rsidP="00636F0D">
      <w:pPr>
        <w:pStyle w:val="BodyText"/>
        <w:spacing w:line="480" w:lineRule="auto"/>
      </w:pPr>
      <w:hyperlink r:id="rId21">
        <w:r w:rsidR="00636F0D">
          <w:rPr>
            <w:rStyle w:val="Hyperlink"/>
          </w:rPr>
          <w:t>https://github.com/leepanter/MSproject_RBC.git</w:t>
        </w:r>
      </w:hyperlink>
    </w:p>
    <w:p w14:paraId="358915B5" w14:textId="77777777" w:rsidR="006D1B33" w:rsidRDefault="00636F0D" w:rsidP="00636F0D">
      <w:pPr>
        <w:pStyle w:val="BodyText"/>
        <w:spacing w:line="480" w:lineRule="auto"/>
      </w:pPr>
      <w:r>
        <w:lastRenderedPageBreak/>
        <w:t>Additionally, a link to all necessarry and referrence data files (including original data) are contained in the following Google Drive:</w:t>
      </w:r>
    </w:p>
    <w:p w14:paraId="6712A36F" w14:textId="77777777" w:rsidR="006D1B33" w:rsidRDefault="006456AA" w:rsidP="00636F0D">
      <w:pPr>
        <w:pStyle w:val="BodyText"/>
        <w:spacing w:line="480" w:lineRule="auto"/>
      </w:pPr>
      <w:hyperlink r:id="rId22">
        <w:r w:rsidR="00636F0D">
          <w:rPr>
            <w:rStyle w:val="Hyperlink"/>
          </w:rPr>
          <w:t>https://drive.google.com/open?id=1gjHaMJG0Y_kPYWj5bIE4gRJU5z9R2Wqb</w:t>
        </w:r>
      </w:hyperlink>
    </w:p>
    <w:p w14:paraId="5114BBA1" w14:textId="77777777" w:rsidR="006D1B33" w:rsidRDefault="00636F0D" w:rsidP="00636F0D">
      <w:pPr>
        <w:pStyle w:val="Heading1"/>
        <w:spacing w:line="480" w:lineRule="auto"/>
      </w:pPr>
      <w:bookmarkStart w:id="193" w:name="references"/>
      <w:r>
        <w:t>References</w:t>
      </w:r>
      <w:bookmarkEnd w:id="193"/>
    </w:p>
    <w:p w14:paraId="236EF551" w14:textId="77777777" w:rsidR="006D1B33" w:rsidRDefault="00636F0D" w:rsidP="00636F0D">
      <w:pPr>
        <w:pStyle w:val="Bibliography"/>
        <w:spacing w:line="480" w:lineRule="auto"/>
      </w:pPr>
      <w:bookmarkStart w:id="194" w:name="ref-macaulay2014single"/>
      <w:bookmarkStart w:id="195" w:name="refs"/>
      <w:r>
        <w:t xml:space="preserve">1. Macaulay IC, Voet T (2014) Single cell genomics: Advances and future perspectives. </w:t>
      </w:r>
      <w:r>
        <w:rPr>
          <w:i/>
        </w:rPr>
        <w:t>PLoS genetics</w:t>
      </w:r>
      <w:r>
        <w:t xml:space="preserve"> 10: e1004126.</w:t>
      </w:r>
    </w:p>
    <w:p w14:paraId="72C5F87E" w14:textId="77777777" w:rsidR="006D1B33" w:rsidRDefault="00636F0D" w:rsidP="00636F0D">
      <w:pPr>
        <w:pStyle w:val="Bibliography"/>
        <w:spacing w:line="480" w:lineRule="auto"/>
      </w:pPr>
      <w:bookmarkStart w:id="196" w:name="ref-bacher2016design"/>
      <w:bookmarkEnd w:id="194"/>
      <w:r>
        <w:t xml:space="preserve">2. Bacher R, Kendziorski C (2016) Design and computational analysis of single-cell rna-sequencing experiments. </w:t>
      </w:r>
      <w:r>
        <w:rPr>
          <w:i/>
        </w:rPr>
        <w:t>Genome biology</w:t>
      </w:r>
      <w:r>
        <w:t xml:space="preserve"> 17: 63.</w:t>
      </w:r>
    </w:p>
    <w:p w14:paraId="2FDAF256" w14:textId="77777777" w:rsidR="006D1B33" w:rsidRDefault="00636F0D" w:rsidP="00636F0D">
      <w:pPr>
        <w:pStyle w:val="Bibliography"/>
        <w:spacing w:line="480" w:lineRule="auto"/>
      </w:pPr>
      <w:bookmarkStart w:id="197" w:name="ref-staahlberg2010defining"/>
      <w:bookmarkEnd w:id="196"/>
      <w:r>
        <w:t xml:space="preserve">3. Ståhlberg A, Andersson D, Aurelius J, et al. (2010) Defining cell populations with single-cell gene expression profiling: Correlations and identification of astrocyte subpopulations. </w:t>
      </w:r>
      <w:r>
        <w:rPr>
          <w:i/>
        </w:rPr>
        <w:t>Nucleic acids research</w:t>
      </w:r>
      <w:r>
        <w:t xml:space="preserve"> 39: e24–e24.</w:t>
      </w:r>
    </w:p>
    <w:p w14:paraId="7D8F8AC1" w14:textId="77777777" w:rsidR="006D1B33" w:rsidRDefault="00636F0D" w:rsidP="00636F0D">
      <w:pPr>
        <w:pStyle w:val="Bibliography"/>
        <w:spacing w:line="480" w:lineRule="auto"/>
      </w:pPr>
      <w:bookmarkStart w:id="198" w:name="ref-amir2013visne"/>
      <w:bookmarkEnd w:id="197"/>
      <w:r>
        <w:t xml:space="preserve">4. Amir E-aD, Davis KL, Tadmor MD, et al. (2013) ViSNE enables visualization of high dimensional single-cell data and reveals phenotypic heterogeneity of leukemia. </w:t>
      </w:r>
      <w:r>
        <w:rPr>
          <w:i/>
        </w:rPr>
        <w:t>Nature biotechnology</w:t>
      </w:r>
      <w:r>
        <w:t xml:space="preserve"> 31: 545.</w:t>
      </w:r>
    </w:p>
    <w:p w14:paraId="06CB1331" w14:textId="77777777" w:rsidR="006D1B33" w:rsidRDefault="00636F0D" w:rsidP="00636F0D">
      <w:pPr>
        <w:pStyle w:val="Bibliography"/>
        <w:spacing w:line="480" w:lineRule="auto"/>
      </w:pPr>
      <w:bookmarkStart w:id="199" w:name="ref-wang2009rna"/>
      <w:bookmarkEnd w:id="198"/>
      <w:r>
        <w:t xml:space="preserve">5. Wang Z, Gerstein M, Snyder M (2009) RNA-seq: A revolutionary tool for transcriptomics. </w:t>
      </w:r>
      <w:r>
        <w:rPr>
          <w:i/>
        </w:rPr>
        <w:t>Nature reviews genetics</w:t>
      </w:r>
      <w:r>
        <w:t xml:space="preserve"> 10: 57.</w:t>
      </w:r>
    </w:p>
    <w:p w14:paraId="37ABE2B1" w14:textId="77777777" w:rsidR="006D1B33" w:rsidRDefault="00636F0D" w:rsidP="00636F0D">
      <w:pPr>
        <w:pStyle w:val="Bibliography"/>
        <w:spacing w:line="480" w:lineRule="auto"/>
      </w:pPr>
      <w:bookmarkStart w:id="200" w:name="ref-kharchenko2014bayesian"/>
      <w:bookmarkEnd w:id="199"/>
      <w:r>
        <w:t xml:space="preserve">6. Kharchenko PV, Silberstein L, Scadden DT (2014) Bayesian approach to single-cell differential expression analysis. </w:t>
      </w:r>
      <w:r>
        <w:rPr>
          <w:i/>
        </w:rPr>
        <w:t>Nature methods</w:t>
      </w:r>
      <w:r>
        <w:t xml:space="preserve"> 11: 740.</w:t>
      </w:r>
    </w:p>
    <w:p w14:paraId="58247A5D" w14:textId="77777777" w:rsidR="006D1B33" w:rsidRDefault="00636F0D" w:rsidP="00636F0D">
      <w:pPr>
        <w:pStyle w:val="Bibliography"/>
        <w:spacing w:line="480" w:lineRule="auto"/>
      </w:pPr>
      <w:bookmarkStart w:id="201" w:name="ref-xue2013genetic"/>
      <w:bookmarkEnd w:id="200"/>
      <w:r>
        <w:lastRenderedPageBreak/>
        <w:t xml:space="preserve">7. Xue Z, Huang K, Cai C, et al. (2013) Genetic programs in human and mouse early embryos revealed by single-cell rna sequencing. </w:t>
      </w:r>
      <w:r>
        <w:rPr>
          <w:i/>
        </w:rPr>
        <w:t>Nature</w:t>
      </w:r>
      <w:r>
        <w:t xml:space="preserve"> 500: 593.</w:t>
      </w:r>
    </w:p>
    <w:p w14:paraId="0A77285E" w14:textId="77777777" w:rsidR="006D1B33" w:rsidRDefault="00636F0D" w:rsidP="00636F0D">
      <w:pPr>
        <w:pStyle w:val="Bibliography"/>
        <w:spacing w:line="480" w:lineRule="auto"/>
      </w:pPr>
      <w:bookmarkStart w:id="202" w:name="ref-marco2014bifurcation"/>
      <w:bookmarkEnd w:id="201"/>
      <w:r>
        <w:t xml:space="preserve">8. Marco E, Karp RL, Guo G, et al. (2014) Bifurcation analysis of single-cell gene expression data reveals epigenetic landscape. </w:t>
      </w:r>
      <w:r>
        <w:rPr>
          <w:i/>
        </w:rPr>
        <w:t>Proceedings of the National Academy of Sciences</w:t>
      </w:r>
      <w:r>
        <w:t xml:space="preserve"> 111: E5643–E5650.</w:t>
      </w:r>
    </w:p>
    <w:p w14:paraId="185444D0" w14:textId="77777777" w:rsidR="006D1B33" w:rsidRDefault="00636F0D" w:rsidP="00636F0D">
      <w:pPr>
        <w:pStyle w:val="Bibliography"/>
        <w:spacing w:line="480" w:lineRule="auto"/>
      </w:pPr>
      <w:bookmarkStart w:id="203" w:name="ref-arazi2018immune"/>
      <w:bookmarkEnd w:id="202"/>
      <w:r>
        <w:t xml:space="preserve">9. Arazi A, Rao DA, Berthier CC, et al. (2018) The immune cell landscape in kidneys of lupus nephritis patients. </w:t>
      </w:r>
      <w:r>
        <w:rPr>
          <w:i/>
        </w:rPr>
        <w:t>bioRxiv</w:t>
      </w:r>
      <w:r>
        <w:t xml:space="preserve"> 363051.</w:t>
      </w:r>
    </w:p>
    <w:p w14:paraId="73E0AEE9" w14:textId="77777777" w:rsidR="006D1B33" w:rsidRDefault="00636F0D" w:rsidP="00636F0D">
      <w:pPr>
        <w:pStyle w:val="Bibliography"/>
        <w:spacing w:line="480" w:lineRule="auto"/>
      </w:pPr>
      <w:bookmarkStart w:id="204" w:name="ref-flowjov10"/>
      <w:bookmarkEnd w:id="203"/>
      <w:r>
        <w:t xml:space="preserve">10. FlowJo X V10. 0.7 r2 flowjo. </w:t>
      </w:r>
      <w:r>
        <w:rPr>
          <w:i/>
        </w:rPr>
        <w:t>LLC https://www flowjo com</w:t>
      </w:r>
      <w:r>
        <w:t>.</w:t>
      </w:r>
    </w:p>
    <w:p w14:paraId="0DA30833" w14:textId="77777777" w:rsidR="006D1B33" w:rsidRDefault="00636F0D" w:rsidP="00636F0D">
      <w:pPr>
        <w:pStyle w:val="Bibliography"/>
        <w:spacing w:line="480" w:lineRule="auto"/>
      </w:pPr>
      <w:bookmarkStart w:id="205" w:name="ref-hashimshony2016cel"/>
      <w:bookmarkEnd w:id="204"/>
      <w:r>
        <w:t xml:space="preserve">11. Hashimshony T, Senderovich N, Avital G, et al. (2016) CEL-seq2: Sensitive highly-multiplexed single-cell rna-seq. </w:t>
      </w:r>
      <w:r>
        <w:rPr>
          <w:i/>
        </w:rPr>
        <w:t>Genome biology</w:t>
      </w:r>
      <w:r>
        <w:t xml:space="preserve"> 17: 77.</w:t>
      </w:r>
    </w:p>
    <w:p w14:paraId="427E4134" w14:textId="77777777" w:rsidR="006D1B33" w:rsidRDefault="00636F0D" w:rsidP="00636F0D">
      <w:pPr>
        <w:pStyle w:val="Bibliography"/>
        <w:spacing w:line="480" w:lineRule="auto"/>
      </w:pPr>
      <w:bookmarkStart w:id="206" w:name="ref-satija2018seurat"/>
      <w:bookmarkEnd w:id="205"/>
      <w:r>
        <w:t xml:space="preserve">12. Satija R, others (2018) Seurat: Guided clustering tutorial. </w:t>
      </w:r>
      <w:r>
        <w:rPr>
          <w:i/>
        </w:rPr>
        <w:t>Satija Lab http://satijalab org/seurat/pbmc3k_tutorial html</w:t>
      </w:r>
      <w:r>
        <w:t>.</w:t>
      </w:r>
    </w:p>
    <w:p w14:paraId="009835F8" w14:textId="77777777" w:rsidR="006D1B33" w:rsidRDefault="00636F0D" w:rsidP="00636F0D">
      <w:pPr>
        <w:pStyle w:val="Bibliography"/>
        <w:spacing w:line="480" w:lineRule="auto"/>
      </w:pPr>
      <w:bookmarkStart w:id="207" w:name="ref-gutschner2013malat1"/>
      <w:bookmarkEnd w:id="206"/>
      <w:r>
        <w:t xml:space="preserve">13. Gutschner T, Hämmerle M, Diederichs S (2013) MALAT1—a paradigm for long noncoding rna function in cancer. </w:t>
      </w:r>
      <w:r>
        <w:rPr>
          <w:i/>
        </w:rPr>
        <w:t>Journal of molecular medicine</w:t>
      </w:r>
      <w:r>
        <w:t xml:space="preserve"> 91: 791–801.</w:t>
      </w:r>
    </w:p>
    <w:p w14:paraId="6A5B28E8" w14:textId="77777777" w:rsidR="006D1B33" w:rsidRDefault="00636F0D" w:rsidP="00636F0D">
      <w:pPr>
        <w:pStyle w:val="Bibliography"/>
        <w:spacing w:line="480" w:lineRule="auto"/>
      </w:pPr>
      <w:bookmarkStart w:id="208" w:name="ref-debeer2002fibulin"/>
      <w:bookmarkEnd w:id="207"/>
      <w:r>
        <w:t xml:space="preserve">14. Debeer P, Schoenmakers E, Twal W, et al. (2002) The fibulin-1 gene (fbln1) is disrupted in at (12; 22) associated with a complex type of synpolydactyly. </w:t>
      </w:r>
      <w:r>
        <w:rPr>
          <w:i/>
        </w:rPr>
        <w:t>Journal of medical genetics</w:t>
      </w:r>
      <w:r>
        <w:t xml:space="preserve"> 39: 98–104.</w:t>
      </w:r>
    </w:p>
    <w:p w14:paraId="463D46DD" w14:textId="77777777" w:rsidR="006D1B33" w:rsidRDefault="00636F0D" w:rsidP="00636F0D">
      <w:pPr>
        <w:pStyle w:val="Bibliography"/>
        <w:spacing w:line="480" w:lineRule="auto"/>
      </w:pPr>
      <w:bookmarkStart w:id="209" w:name="ref-fitzmaurice2012applied"/>
      <w:bookmarkEnd w:id="208"/>
      <w:r>
        <w:t>15. Fitzmaurice GM, Laird NM, Ware JH (2012) Applied longitudinal analysis, John Wiley &amp; Sons.</w:t>
      </w:r>
      <w:bookmarkEnd w:id="195"/>
      <w:bookmarkEnd w:id="209"/>
    </w:p>
    <w:sectPr w:rsidR="006D1B33">
      <w:footerReference w:type="even" r:id="rId23"/>
      <w:footerReference w:type="default" r:id="rId2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endricks, Audrey" w:date="2020-01-19T16:48:00Z" w:initials="HA">
    <w:p w14:paraId="1BC1AAD7" w14:textId="77777777" w:rsidR="006456AA" w:rsidRDefault="006456AA">
      <w:pPr>
        <w:pStyle w:val="CommentText"/>
      </w:pPr>
      <w:r>
        <w:rPr>
          <w:rStyle w:val="CommentReference"/>
        </w:rPr>
        <w:annotationRef/>
      </w:r>
      <w:r>
        <w:t>You are describing single cell data not methods</w:t>
      </w:r>
    </w:p>
  </w:comment>
  <w:comment w:id="5" w:author="Hendricks, Audrey" w:date="2020-01-19T16:49:00Z" w:initials="HA">
    <w:p w14:paraId="6FC3B30C" w14:textId="77777777" w:rsidR="006456AA" w:rsidRDefault="006456AA">
      <w:pPr>
        <w:pStyle w:val="CommentText"/>
      </w:pPr>
      <w:r>
        <w:rPr>
          <w:rStyle w:val="CommentReference"/>
        </w:rPr>
        <w:annotationRef/>
      </w:r>
      <w:r>
        <w:t>This seems out of place. Do you really mean the microbiome?</w:t>
      </w:r>
    </w:p>
  </w:comment>
  <w:comment w:id="29" w:author="Hendricks, Audrey" w:date="2020-01-19T16:50:00Z" w:initials="HA">
    <w:p w14:paraId="41B8D55C" w14:textId="77777777" w:rsidR="006456AA" w:rsidRDefault="006456AA">
      <w:pPr>
        <w:pStyle w:val="CommentText"/>
      </w:pPr>
      <w:r>
        <w:rPr>
          <w:rStyle w:val="CommentReference"/>
        </w:rPr>
        <w:annotationRef/>
      </w:r>
      <w:r>
        <w:t>It is unclear to me what you mean here.  Number results? Don’t we have those from the data? Why would be want numbers?  Do you mean something else here?</w:t>
      </w:r>
    </w:p>
  </w:comment>
  <w:comment w:id="33" w:author="Hendricks, Audrey" w:date="2020-01-19T16:50:00Z" w:initials="HA">
    <w:p w14:paraId="6ADE09F4" w14:textId="77777777" w:rsidR="006456AA" w:rsidRDefault="006456AA">
      <w:pPr>
        <w:pStyle w:val="CommentText"/>
      </w:pPr>
      <w:r>
        <w:rPr>
          <w:rStyle w:val="CommentReference"/>
        </w:rPr>
        <w:annotationRef/>
      </w:r>
      <w:r>
        <w:t>This is awkward and unclear - rewrite</w:t>
      </w:r>
    </w:p>
  </w:comment>
  <w:comment w:id="45" w:author="Hendricks, Audrey" w:date="2020-01-20T10:57:00Z" w:initials="HA">
    <w:p w14:paraId="71192146" w14:textId="3519649A" w:rsidR="006456AA" w:rsidRDefault="006456AA">
      <w:pPr>
        <w:pStyle w:val="CommentText"/>
      </w:pPr>
      <w:r>
        <w:rPr>
          <w:rStyle w:val="CommentReference"/>
        </w:rPr>
        <w:annotationRef/>
      </w:r>
      <w:r>
        <w:t>**I am not sure what you mean by this</w:t>
      </w:r>
    </w:p>
  </w:comment>
  <w:comment w:id="57" w:author="Hendricks, Audrey" w:date="2020-01-20T11:05:00Z" w:initials="HA">
    <w:p w14:paraId="101270C5" w14:textId="2579A3AA" w:rsidR="006456AA" w:rsidRDefault="006456AA">
      <w:pPr>
        <w:pStyle w:val="CommentText"/>
      </w:pPr>
      <w:r>
        <w:rPr>
          <w:rStyle w:val="CommentReference"/>
        </w:rPr>
        <w:annotationRef/>
      </w:r>
      <w:r>
        <w:t>**let’s be more precise</w:t>
      </w:r>
    </w:p>
  </w:comment>
  <w:comment w:id="60" w:author="Hendricks, Audrey" w:date="2020-01-20T11:05:00Z" w:initials="HA">
    <w:p w14:paraId="4C804522" w14:textId="403B9D08" w:rsidR="006456AA" w:rsidRDefault="006456AA">
      <w:pPr>
        <w:pStyle w:val="CommentText"/>
      </w:pPr>
      <w:r>
        <w:rPr>
          <w:rStyle w:val="CommentReference"/>
        </w:rPr>
        <w:annotationRef/>
      </w:r>
      <w:r>
        <w:t>List out the three methods here</w:t>
      </w:r>
    </w:p>
  </w:comment>
  <w:comment w:id="64" w:author="Hendricks, Audrey" w:date="2020-01-20T11:06:00Z" w:initials="HA">
    <w:p w14:paraId="52B46D1D" w14:textId="74D4D473" w:rsidR="006456AA" w:rsidRDefault="006456AA">
      <w:pPr>
        <w:pStyle w:val="CommentText"/>
      </w:pPr>
      <w:r>
        <w:rPr>
          <w:rStyle w:val="CommentReference"/>
        </w:rPr>
        <w:annotationRef/>
      </w:r>
      <w:r>
        <w:t>**What does this mean?</w:t>
      </w:r>
    </w:p>
  </w:comment>
  <w:comment w:id="69" w:author="Hendricks, Audrey" w:date="2020-01-20T11:07:00Z" w:initials="HA">
    <w:p w14:paraId="6C0032CA" w14:textId="44A57500" w:rsidR="002C25C7" w:rsidRDefault="002C25C7">
      <w:pPr>
        <w:pStyle w:val="CommentText"/>
      </w:pPr>
      <w:r>
        <w:rPr>
          <w:rStyle w:val="CommentReference"/>
        </w:rPr>
        <w:annotationRef/>
      </w:r>
      <w:r>
        <w:t>**rewrite</w:t>
      </w:r>
    </w:p>
  </w:comment>
  <w:comment w:id="70" w:author="Hendricks, Audrey" w:date="2020-01-20T11:07:00Z" w:initials="HA">
    <w:p w14:paraId="1A865A78" w14:textId="68892A8B" w:rsidR="002C25C7" w:rsidRDefault="002C25C7">
      <w:pPr>
        <w:pStyle w:val="CommentText"/>
      </w:pPr>
      <w:r>
        <w:rPr>
          <w:rStyle w:val="CommentReference"/>
        </w:rPr>
        <w:annotationRef/>
      </w:r>
      <w:r>
        <w:t>awkward</w:t>
      </w:r>
    </w:p>
  </w:comment>
  <w:comment w:id="71" w:author="Hendricks, Audrey" w:date="2020-01-20T11:07:00Z" w:initials="HA">
    <w:p w14:paraId="713208AF" w14:textId="34203926" w:rsidR="002C25C7" w:rsidRDefault="002C25C7">
      <w:pPr>
        <w:pStyle w:val="CommentText"/>
      </w:pPr>
      <w:r>
        <w:rPr>
          <w:rStyle w:val="CommentReference"/>
        </w:rPr>
        <w:annotationRef/>
      </w:r>
      <w:r>
        <w:t>this seems too specific</w:t>
      </w:r>
    </w:p>
  </w:comment>
  <w:comment w:id="79" w:author="Hendricks, Audrey" w:date="2020-01-20T11:09:00Z" w:initials="HA">
    <w:p w14:paraId="4C9B562E" w14:textId="41A8D4DD" w:rsidR="002C25C7" w:rsidRDefault="002C25C7">
      <w:pPr>
        <w:pStyle w:val="CommentText"/>
      </w:pPr>
      <w:r>
        <w:rPr>
          <w:rStyle w:val="CommentReference"/>
        </w:rPr>
        <w:annotationRef/>
      </w:r>
      <w:r>
        <w:t>to set up this sentence, you need to describe how single-cell data across multiple people is becoming increasingly feasible</w:t>
      </w:r>
    </w:p>
  </w:comment>
  <w:comment w:id="80" w:author="Hendricks, Audrey" w:date="2020-01-20T11:10:00Z" w:initials="HA">
    <w:p w14:paraId="04FB03B2" w14:textId="7864FE20" w:rsidR="002C25C7" w:rsidRDefault="002C25C7">
      <w:pPr>
        <w:pStyle w:val="CommentText"/>
      </w:pPr>
      <w:r>
        <w:rPr>
          <w:rStyle w:val="CommentReference"/>
        </w:rPr>
        <w:annotationRef/>
      </w:r>
      <w:r>
        <w:t>awkward</w:t>
      </w:r>
    </w:p>
  </w:comment>
  <w:comment w:id="94" w:author="Hendricks, Audrey" w:date="2020-01-20T11:12:00Z" w:initials="HA">
    <w:p w14:paraId="3DEA1C74" w14:textId="34C42752" w:rsidR="00854ED0" w:rsidRDefault="00854ED0">
      <w:pPr>
        <w:pStyle w:val="CommentText"/>
      </w:pPr>
      <w:r>
        <w:rPr>
          <w:rStyle w:val="CommentReference"/>
        </w:rPr>
        <w:annotationRef/>
      </w:r>
      <w:r>
        <w:t>***what does this mean?</w:t>
      </w:r>
    </w:p>
  </w:comment>
  <w:comment w:id="95" w:author="Hendricks, Audrey" w:date="2020-01-20T11:12:00Z" w:initials="HA">
    <w:p w14:paraId="64254124" w14:textId="5F17E30A" w:rsidR="00854ED0" w:rsidRDefault="00854ED0">
      <w:pPr>
        <w:pStyle w:val="CommentText"/>
      </w:pPr>
      <w:r>
        <w:rPr>
          <w:rStyle w:val="CommentReference"/>
        </w:rPr>
        <w:annotationRef/>
      </w:r>
      <w:r>
        <w:t>awkward</w:t>
      </w:r>
    </w:p>
  </w:comment>
  <w:comment w:id="98" w:author="Hendricks, Audrey" w:date="2020-01-20T11:14:00Z" w:initials="HA">
    <w:p w14:paraId="13A89343" w14:textId="52C20A2B" w:rsidR="000442F4" w:rsidRDefault="000442F4">
      <w:pPr>
        <w:pStyle w:val="CommentText"/>
      </w:pPr>
      <w:r>
        <w:rPr>
          <w:rStyle w:val="CommentReference"/>
        </w:rPr>
        <w:annotationRef/>
      </w:r>
      <w:r>
        <w:t>**use a more informative title</w:t>
      </w:r>
    </w:p>
  </w:comment>
  <w:comment w:id="101" w:author="Hendricks, Audrey" w:date="2020-01-20T11:13:00Z" w:initials="HA">
    <w:p w14:paraId="0A9D6EEE" w14:textId="5D7BED23" w:rsidR="000442F4" w:rsidRDefault="000442F4">
      <w:pPr>
        <w:pStyle w:val="CommentText"/>
      </w:pPr>
      <w:r>
        <w:rPr>
          <w:rStyle w:val="CommentReference"/>
        </w:rPr>
        <w:annotationRef/>
      </w:r>
      <w:r>
        <w:t>this is not an informative topic sentence</w:t>
      </w:r>
    </w:p>
  </w:comment>
  <w:comment w:id="102" w:author="Hendricks, Audrey" w:date="2020-01-20T11:13:00Z" w:initials="HA">
    <w:p w14:paraId="7645373F" w14:textId="7E5CD854" w:rsidR="000442F4" w:rsidRDefault="000442F4">
      <w:pPr>
        <w:pStyle w:val="CommentText"/>
      </w:pPr>
      <w:r>
        <w:rPr>
          <w:rStyle w:val="CommentReference"/>
        </w:rPr>
        <w:annotationRef/>
      </w:r>
      <w:r>
        <w:t>what is the purpose of this sentence?</w:t>
      </w:r>
    </w:p>
  </w:comment>
  <w:comment w:id="107" w:author="Hendricks, Audrey" w:date="2020-01-20T11:13:00Z" w:initials="HA">
    <w:p w14:paraId="4AE41C81" w14:textId="65003490" w:rsidR="000442F4" w:rsidRDefault="000442F4">
      <w:pPr>
        <w:pStyle w:val="CommentText"/>
      </w:pPr>
      <w:r>
        <w:rPr>
          <w:rStyle w:val="CommentReference"/>
        </w:rPr>
        <w:annotationRef/>
      </w:r>
      <w:r>
        <w:t>It is unclear to me what the purpose of this paragraph is</w:t>
      </w:r>
    </w:p>
  </w:comment>
  <w:comment w:id="111" w:author="Hendricks, Audrey" w:date="2020-01-20T11:15:00Z" w:initials="HA">
    <w:p w14:paraId="790CF7E0" w14:textId="6C1BEAD8" w:rsidR="000442F4" w:rsidRDefault="000442F4">
      <w:pPr>
        <w:pStyle w:val="CommentText"/>
      </w:pPr>
      <w:r>
        <w:rPr>
          <w:rStyle w:val="CommentReference"/>
        </w:rPr>
        <w:annotationRef/>
      </w:r>
      <w:r>
        <w:t>citation</w:t>
      </w:r>
    </w:p>
  </w:comment>
  <w:comment w:id="112" w:author="Hendricks, Audrey" w:date="2020-01-20T11:16:00Z" w:initials="HA">
    <w:p w14:paraId="5A66C4A7" w14:textId="0039372D" w:rsidR="000442F4" w:rsidRDefault="000442F4">
      <w:pPr>
        <w:pStyle w:val="CommentText"/>
      </w:pPr>
      <w:r>
        <w:rPr>
          <w:rStyle w:val="CommentReference"/>
        </w:rPr>
        <w:annotationRef/>
      </w:r>
      <w:r>
        <w:t>KNN is a supervise technique – do you mean k means clustering?</w:t>
      </w:r>
    </w:p>
  </w:comment>
  <w:comment w:id="113" w:author="Hendricks, Audrey" w:date="2020-01-20T11:15:00Z" w:initials="HA">
    <w:p w14:paraId="060D47F3" w14:textId="67843C90" w:rsidR="000442F4" w:rsidRDefault="000442F4">
      <w:pPr>
        <w:pStyle w:val="CommentText"/>
      </w:pPr>
      <w:r>
        <w:rPr>
          <w:rStyle w:val="CommentReference"/>
        </w:rPr>
        <w:annotationRef/>
      </w:r>
      <w:r>
        <w:t>this sentence makes it sound like these methods only work with neurological cells – is this what you mean?</w:t>
      </w:r>
    </w:p>
  </w:comment>
  <w:comment w:id="116" w:author="Hendricks, Audrey" w:date="2020-01-20T11:15:00Z" w:initials="HA">
    <w:p w14:paraId="47A7D4AE" w14:textId="0913DF36" w:rsidR="000442F4" w:rsidRDefault="000442F4">
      <w:pPr>
        <w:pStyle w:val="CommentText"/>
      </w:pPr>
      <w:r>
        <w:rPr>
          <w:rStyle w:val="CommentReference"/>
        </w:rPr>
        <w:annotationRef/>
      </w:r>
      <w:r>
        <w:t xml:space="preserve">Neither KNN nor PCA is clustering </w:t>
      </w:r>
    </w:p>
  </w:comment>
  <w:comment w:id="117" w:author="Hendricks, Audrey" w:date="2020-01-20T11:16:00Z" w:initials="HA">
    <w:p w14:paraId="2E067661" w14:textId="46BA74BE" w:rsidR="000442F4" w:rsidRDefault="000442F4">
      <w:pPr>
        <w:pStyle w:val="CommentText"/>
      </w:pPr>
      <w:r>
        <w:rPr>
          <w:rStyle w:val="CommentReference"/>
        </w:rPr>
        <w:annotationRef/>
      </w:r>
      <w:r>
        <w:t xml:space="preserve">Can </w:t>
      </w:r>
      <w:proofErr w:type="spellStart"/>
      <w:r>
        <w:t>tSNE</w:t>
      </w:r>
      <w:proofErr w:type="spellEnd"/>
      <w:r>
        <w:t xml:space="preserve"> really be used for finding </w:t>
      </w:r>
      <w:r w:rsidR="000B1435">
        <w:t>boundaries?</w:t>
      </w:r>
    </w:p>
  </w:comment>
  <w:comment w:id="118" w:author="Hendricks, Audrey" w:date="2020-01-20T11:17:00Z" w:initials="HA">
    <w:p w14:paraId="7C656494" w14:textId="11FCFFEF" w:rsidR="000B1435" w:rsidRDefault="000B1435">
      <w:pPr>
        <w:pStyle w:val="CommentText"/>
      </w:pPr>
      <w:r>
        <w:rPr>
          <w:rStyle w:val="CommentReference"/>
        </w:rPr>
        <w:annotationRef/>
      </w:r>
      <w:r>
        <w:t>I think you mean to present the ways that the methods can be used and then give examples.  You can do this by:</w:t>
      </w:r>
    </w:p>
    <w:p w14:paraId="2C9E96A8" w14:textId="43134B3C" w:rsidR="000B1435" w:rsidRDefault="000B1435" w:rsidP="000B1435">
      <w:pPr>
        <w:pStyle w:val="CommentText"/>
        <w:numPr>
          <w:ilvl w:val="0"/>
          <w:numId w:val="8"/>
        </w:numPr>
      </w:pPr>
      <w:r>
        <w:t xml:space="preserve">State the way the methods </w:t>
      </w:r>
      <w:proofErr w:type="gramStart"/>
      <w:r>
        <w:t>is</w:t>
      </w:r>
      <w:proofErr w:type="gramEnd"/>
      <w:r>
        <w:t xml:space="preserve"> used and then state “for example XX et al used k-means clustering to differentiate healthy and cancerous…”</w:t>
      </w:r>
    </w:p>
  </w:comment>
  <w:comment w:id="121" w:author="Hendricks, Audrey" w:date="2020-01-20T11:18:00Z" w:initials="HA">
    <w:p w14:paraId="2057C058" w14:textId="4777BCA1" w:rsidR="00095978" w:rsidRDefault="00095978">
      <w:pPr>
        <w:pStyle w:val="CommentText"/>
      </w:pPr>
      <w:r>
        <w:rPr>
          <w:rStyle w:val="CommentReference"/>
        </w:rPr>
        <w:annotationRef/>
      </w:r>
      <w:r>
        <w:t>What is all?  I only see two studies here</w:t>
      </w:r>
    </w:p>
  </w:comment>
  <w:comment w:id="122" w:author="Hendricks, Audrey" w:date="2020-01-20T11:18:00Z" w:initials="HA">
    <w:p w14:paraId="578C51B7" w14:textId="6AE451B7" w:rsidR="00095978" w:rsidRDefault="00095978">
      <w:pPr>
        <w:pStyle w:val="CommentText"/>
      </w:pPr>
      <w:r>
        <w:rPr>
          <w:rStyle w:val="CommentReference"/>
        </w:rPr>
        <w:annotationRef/>
      </w:r>
      <w:r>
        <w:t>Please check your spelling throughout – this word is not correct</w:t>
      </w:r>
    </w:p>
  </w:comment>
  <w:comment w:id="125" w:author="Hendricks, Audrey" w:date="2020-01-20T11:50:00Z" w:initials="HA">
    <w:p w14:paraId="4D7FFDAE" w14:textId="3199C4D8" w:rsidR="004630A4" w:rsidRDefault="004630A4">
      <w:pPr>
        <w:pStyle w:val="CommentText"/>
      </w:pPr>
      <w:r>
        <w:rPr>
          <w:rStyle w:val="CommentReference"/>
        </w:rPr>
        <w:annotationRef/>
      </w:r>
      <w:r>
        <w:t>***again, this is unclear what you mean here</w:t>
      </w:r>
    </w:p>
  </w:comment>
  <w:comment w:id="127" w:author="Hendricks, Audrey" w:date="2020-01-20T11:51:00Z" w:initials="HA">
    <w:p w14:paraId="73214E09" w14:textId="2EBFE85E" w:rsidR="004630A4" w:rsidRDefault="004630A4">
      <w:pPr>
        <w:pStyle w:val="CommentText"/>
      </w:pPr>
      <w:r>
        <w:rPr>
          <w:rStyle w:val="CommentReference"/>
        </w:rPr>
        <w:annotationRef/>
      </w:r>
      <w:r>
        <w:t>***I’m not sure “target treatments” is really what you mean</w:t>
      </w:r>
    </w:p>
  </w:comment>
  <w:comment w:id="130" w:author="Hendricks, Audrey" w:date="2020-01-20T11:52:00Z" w:initials="HA">
    <w:p w14:paraId="76BB4666" w14:textId="16714CAD" w:rsidR="004630A4" w:rsidRDefault="004630A4">
      <w:pPr>
        <w:pStyle w:val="CommentText"/>
      </w:pPr>
      <w:r>
        <w:rPr>
          <w:rStyle w:val="CommentReference"/>
        </w:rPr>
        <w:annotationRef/>
      </w:r>
      <w:r>
        <w:t>What is this method?  Use a sentence or two to describe it</w:t>
      </w:r>
    </w:p>
  </w:comment>
  <w:comment w:id="131" w:author="Hendricks, Audrey" w:date="2020-01-20T11:52:00Z" w:initials="HA">
    <w:p w14:paraId="139757FA" w14:textId="4C488483" w:rsidR="004630A4" w:rsidRDefault="004630A4">
      <w:pPr>
        <w:pStyle w:val="CommentText"/>
      </w:pPr>
      <w:r>
        <w:rPr>
          <w:rStyle w:val="CommentReference"/>
        </w:rPr>
        <w:annotationRef/>
      </w:r>
      <w:r>
        <w:t>Again, ½ a sentence to a sentence is needed to describe this</w:t>
      </w:r>
    </w:p>
  </w:comment>
  <w:comment w:id="132" w:author="Hendricks, Audrey" w:date="2020-01-20T11:53:00Z" w:initials="HA">
    <w:p w14:paraId="15107BA5" w14:textId="73F070B6" w:rsidR="004630A4" w:rsidRDefault="004630A4">
      <w:pPr>
        <w:pStyle w:val="CommentText"/>
      </w:pPr>
      <w:r>
        <w:rPr>
          <w:rStyle w:val="CommentReference"/>
        </w:rPr>
        <w:annotationRef/>
      </w:r>
      <w:r>
        <w:t>I’m not sure what you mean here</w:t>
      </w:r>
    </w:p>
  </w:comment>
  <w:comment w:id="134" w:author="Hendricks, Audrey" w:date="2020-01-20T11:53:00Z" w:initials="HA">
    <w:p w14:paraId="6A20E6BB" w14:textId="468556F2" w:rsidR="004630A4" w:rsidRDefault="004630A4">
      <w:pPr>
        <w:pStyle w:val="CommentText"/>
      </w:pPr>
      <w:r>
        <w:rPr>
          <w:rStyle w:val="CommentReference"/>
        </w:rPr>
        <w:annotationRef/>
      </w:r>
      <w:r>
        <w:t xml:space="preserve">Again, focusing on the microbiome seems so limiting here.  I think people likely look at </w:t>
      </w:r>
      <w:proofErr w:type="spellStart"/>
      <w:r>
        <w:t>spatio</w:t>
      </w:r>
      <w:proofErr w:type="spellEnd"/>
      <w:r>
        <w:t>-temporal relationships outside of the microbiome too</w:t>
      </w:r>
    </w:p>
  </w:comment>
  <w:comment w:id="135" w:author="Hendricks, Audrey" w:date="2020-01-20T11:53:00Z" w:initials="HA">
    <w:p w14:paraId="04655E88" w14:textId="47145BF5" w:rsidR="004630A4" w:rsidRDefault="004630A4">
      <w:pPr>
        <w:pStyle w:val="CommentText"/>
      </w:pPr>
      <w:r>
        <w:rPr>
          <w:rStyle w:val="CommentReference"/>
        </w:rPr>
        <w:annotationRef/>
      </w:r>
      <w:r>
        <w:t xml:space="preserve">Is it always network modeling?  I had thought there were other types of approaches that were used to order </w:t>
      </w:r>
      <w:proofErr w:type="spellStart"/>
      <w:r>
        <w:t>spatio</w:t>
      </w:r>
      <w:proofErr w:type="spellEnd"/>
      <w:r>
        <w:t>-temporally</w:t>
      </w:r>
    </w:p>
  </w:comment>
  <w:comment w:id="136" w:author="Hendricks, Audrey" w:date="2020-01-20T11:54:00Z" w:initials="HA">
    <w:p w14:paraId="7318ACF4" w14:textId="27542166" w:rsidR="004630A4" w:rsidRDefault="004630A4">
      <w:pPr>
        <w:pStyle w:val="CommentText"/>
      </w:pPr>
      <w:r>
        <w:rPr>
          <w:rStyle w:val="CommentReference"/>
        </w:rPr>
        <w:annotationRef/>
      </w:r>
      <w:r>
        <w:t>For all methods that you list, a brief ~1/2 sentence description is needed</w:t>
      </w:r>
    </w:p>
  </w:comment>
  <w:comment w:id="137" w:author="Hendricks, Audrey" w:date="2020-01-20T11:54:00Z" w:initials="HA">
    <w:p w14:paraId="61920F55" w14:textId="683F5A6D" w:rsidR="004630A4" w:rsidRDefault="004630A4">
      <w:pPr>
        <w:pStyle w:val="CommentText"/>
      </w:pPr>
      <w:r>
        <w:rPr>
          <w:rStyle w:val="CommentReference"/>
        </w:rPr>
        <w:annotationRef/>
      </w:r>
      <w:r>
        <w:t>describe</w:t>
      </w:r>
    </w:p>
  </w:comment>
  <w:comment w:id="138" w:author="Hendricks, Audrey" w:date="2020-01-20T11:55:00Z" w:initials="HA">
    <w:p w14:paraId="617CE867" w14:textId="289C3094" w:rsidR="004630A4" w:rsidRDefault="004630A4">
      <w:pPr>
        <w:pStyle w:val="CommentText"/>
      </w:pPr>
      <w:r>
        <w:rPr>
          <w:rStyle w:val="CommentReference"/>
        </w:rPr>
        <w:annotationRef/>
      </w:r>
      <w:r>
        <w:t>describe</w:t>
      </w:r>
    </w:p>
  </w:comment>
  <w:comment w:id="139" w:author="Hendricks, Audrey" w:date="2020-01-20T11:55:00Z" w:initials="HA">
    <w:p w14:paraId="3844A7BC" w14:textId="462885B0" w:rsidR="004F1640" w:rsidRDefault="004F1640">
      <w:pPr>
        <w:pStyle w:val="CommentText"/>
      </w:pPr>
      <w:r>
        <w:rPr>
          <w:rStyle w:val="CommentReference"/>
        </w:rPr>
        <w:annotationRef/>
      </w:r>
      <w:r>
        <w:t>define – There is a lot of jargon here: methods, vocabulary. If you would not have known the definition a year ago, please define so that you would have understood.  You’re writing this paper for someone like you before you learned anything about single cell sequencing and analysis</w:t>
      </w:r>
    </w:p>
  </w:comment>
  <w:comment w:id="140" w:author="Hendricks, Audrey" w:date="2020-01-20T11:56:00Z" w:initials="HA">
    <w:p w14:paraId="1B9D93EC" w14:textId="36538D60" w:rsidR="004F1640" w:rsidRDefault="004F1640">
      <w:pPr>
        <w:pStyle w:val="CommentText"/>
      </w:pPr>
      <w:r>
        <w:rPr>
          <w:rStyle w:val="CommentReference"/>
        </w:rPr>
        <w:annotationRef/>
      </w:r>
      <w:r>
        <w:t>**I am not sure what this word means in this context</w:t>
      </w:r>
    </w:p>
  </w:comment>
  <w:comment w:id="148" w:author="Hendricks, Audrey" w:date="2020-01-20T12:02:00Z" w:initials="HA">
    <w:p w14:paraId="5DFF6B38" w14:textId="76D19103" w:rsidR="00E25C13" w:rsidRDefault="00E25C13">
      <w:pPr>
        <w:pStyle w:val="CommentText"/>
      </w:pPr>
      <w:r>
        <w:rPr>
          <w:rStyle w:val="CommentReference"/>
        </w:rPr>
        <w:annotationRef/>
      </w:r>
      <w:r>
        <w:t>What do they compare for single cell?</w:t>
      </w:r>
    </w:p>
  </w:comment>
  <w:comment w:id="154" w:author="Hendricks, Audrey" w:date="2020-01-20T11:57:00Z" w:initials="HA">
    <w:p w14:paraId="5733EB35" w14:textId="77777777" w:rsidR="00436EC3" w:rsidRDefault="00436EC3">
      <w:pPr>
        <w:pStyle w:val="CommentText"/>
      </w:pPr>
      <w:r>
        <w:rPr>
          <w:rStyle w:val="CommentReference"/>
        </w:rPr>
        <w:annotationRef/>
      </w:r>
      <w:r>
        <w:t>???</w:t>
      </w:r>
    </w:p>
    <w:p w14:paraId="7A122245" w14:textId="77777777" w:rsidR="00436EC3" w:rsidRDefault="00436EC3">
      <w:pPr>
        <w:pStyle w:val="CommentText"/>
      </w:pPr>
      <w:r>
        <w:t>Please describe the full dataset and the subset that is publicly available including sample sizes and case/control sample sizes for both.</w:t>
      </w:r>
    </w:p>
    <w:p w14:paraId="046203EA" w14:textId="77777777" w:rsidR="00436EC3" w:rsidRDefault="00436EC3">
      <w:pPr>
        <w:pStyle w:val="CommentText"/>
      </w:pPr>
    </w:p>
    <w:p w14:paraId="678CB510" w14:textId="77777777" w:rsidR="00436EC3" w:rsidRDefault="00436EC3">
      <w:pPr>
        <w:pStyle w:val="CommentText"/>
      </w:pPr>
      <w:r>
        <w:t>Also include the website and portal for which the dataset is available here so people can access it.</w:t>
      </w:r>
    </w:p>
    <w:p w14:paraId="7152283A" w14:textId="77777777" w:rsidR="00436EC3" w:rsidRDefault="00436EC3">
      <w:pPr>
        <w:pStyle w:val="CommentText"/>
      </w:pPr>
    </w:p>
    <w:p w14:paraId="2FAE7E69" w14:textId="03484436" w:rsidR="00436EC3" w:rsidRDefault="00436EC3">
      <w:pPr>
        <w:pStyle w:val="CommentText"/>
      </w:pPr>
      <w:r>
        <w:t>Make it clear that we use the publicly available dataset in our analyses</w:t>
      </w:r>
    </w:p>
  </w:comment>
  <w:comment w:id="176" w:author="Hendricks, Audrey" w:date="2020-01-20T12:00:00Z" w:initials="HA">
    <w:p w14:paraId="60F8AE85" w14:textId="643DC279" w:rsidR="00AA4205" w:rsidRDefault="00AA4205">
      <w:pPr>
        <w:pStyle w:val="CommentText"/>
      </w:pPr>
      <w:r>
        <w:rPr>
          <w:rStyle w:val="CommentReference"/>
        </w:rPr>
        <w:annotationRef/>
      </w:r>
      <w:r>
        <w:t>***What does this mean?</w:t>
      </w:r>
    </w:p>
  </w:comment>
  <w:comment w:id="179" w:author="Hendricks, Audrey" w:date="2020-01-20T12:00:00Z" w:initials="HA">
    <w:p w14:paraId="17FD5DD7" w14:textId="51702131" w:rsidR="00AA4205" w:rsidRDefault="00AA4205">
      <w:pPr>
        <w:pStyle w:val="CommentText"/>
      </w:pPr>
      <w:r>
        <w:rPr>
          <w:rStyle w:val="CommentReference"/>
        </w:rPr>
        <w:annotationRef/>
      </w:r>
      <w:r>
        <w:t>*** “followed by” seems. Out of place here</w:t>
      </w:r>
    </w:p>
  </w:comment>
  <w:comment w:id="180" w:author="Hendricks, Audrey" w:date="2020-01-20T12:00:00Z" w:initials="HA">
    <w:p w14:paraId="0E79591B" w14:textId="66CBBD51" w:rsidR="00E25C13" w:rsidRDefault="00E25C13">
      <w:pPr>
        <w:pStyle w:val="CommentText"/>
      </w:pPr>
      <w:r>
        <w:rPr>
          <w:rStyle w:val="CommentReference"/>
        </w:rPr>
        <w:annotationRef/>
      </w:r>
      <w:r>
        <w:t>Website link</w:t>
      </w:r>
    </w:p>
  </w:comment>
  <w:comment w:id="160" w:author="Hendricks, Audrey" w:date="2020-01-20T11:59:00Z" w:initials="HA">
    <w:p w14:paraId="749C7CF0" w14:textId="465DD779" w:rsidR="00AA4205" w:rsidRDefault="00AA4205">
      <w:pPr>
        <w:pStyle w:val="CommentText"/>
      </w:pPr>
      <w:r>
        <w:rPr>
          <w:rStyle w:val="CommentReference"/>
        </w:rPr>
        <w:annotationRef/>
      </w:r>
      <w:r>
        <w:t>Methods sections and data descriptions are almost always past tense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C1AAD7" w15:done="0"/>
  <w15:commentEx w15:paraId="6FC3B30C" w15:done="0"/>
  <w15:commentEx w15:paraId="41B8D55C" w15:done="0"/>
  <w15:commentEx w15:paraId="6ADE09F4" w15:done="0"/>
  <w15:commentEx w15:paraId="71192146" w15:done="0"/>
  <w15:commentEx w15:paraId="101270C5" w15:done="0"/>
  <w15:commentEx w15:paraId="4C804522" w15:done="0"/>
  <w15:commentEx w15:paraId="52B46D1D" w15:done="0"/>
  <w15:commentEx w15:paraId="6C0032CA" w15:done="0"/>
  <w15:commentEx w15:paraId="1A865A78" w15:done="0"/>
  <w15:commentEx w15:paraId="713208AF" w15:done="0"/>
  <w15:commentEx w15:paraId="4C9B562E" w15:done="0"/>
  <w15:commentEx w15:paraId="04FB03B2" w15:done="0"/>
  <w15:commentEx w15:paraId="3DEA1C74" w15:done="0"/>
  <w15:commentEx w15:paraId="64254124" w15:done="0"/>
  <w15:commentEx w15:paraId="13A89343" w15:done="0"/>
  <w15:commentEx w15:paraId="0A9D6EEE" w15:done="0"/>
  <w15:commentEx w15:paraId="7645373F" w15:done="0"/>
  <w15:commentEx w15:paraId="4AE41C81" w15:done="0"/>
  <w15:commentEx w15:paraId="790CF7E0" w15:done="0"/>
  <w15:commentEx w15:paraId="5A66C4A7" w15:done="0"/>
  <w15:commentEx w15:paraId="060D47F3" w15:done="0"/>
  <w15:commentEx w15:paraId="47A7D4AE" w15:done="0"/>
  <w15:commentEx w15:paraId="2E067661" w15:done="0"/>
  <w15:commentEx w15:paraId="2C9E96A8" w15:done="0"/>
  <w15:commentEx w15:paraId="2057C058" w15:done="0"/>
  <w15:commentEx w15:paraId="578C51B7" w15:done="0"/>
  <w15:commentEx w15:paraId="4D7FFDAE" w15:done="0"/>
  <w15:commentEx w15:paraId="73214E09" w15:done="0"/>
  <w15:commentEx w15:paraId="76BB4666" w15:done="0"/>
  <w15:commentEx w15:paraId="139757FA" w15:done="0"/>
  <w15:commentEx w15:paraId="15107BA5" w15:done="0"/>
  <w15:commentEx w15:paraId="6A20E6BB" w15:done="0"/>
  <w15:commentEx w15:paraId="04655E88" w15:done="0"/>
  <w15:commentEx w15:paraId="7318ACF4" w15:done="0"/>
  <w15:commentEx w15:paraId="61920F55" w15:done="0"/>
  <w15:commentEx w15:paraId="617CE867" w15:done="0"/>
  <w15:commentEx w15:paraId="3844A7BC" w15:done="0"/>
  <w15:commentEx w15:paraId="1B9D93EC" w15:done="0"/>
  <w15:commentEx w15:paraId="5DFF6B38" w15:done="0"/>
  <w15:commentEx w15:paraId="2FAE7E69" w15:done="0"/>
  <w15:commentEx w15:paraId="60F8AE85" w15:done="0"/>
  <w15:commentEx w15:paraId="17FD5DD7" w15:done="0"/>
  <w15:commentEx w15:paraId="0E79591B" w15:done="0"/>
  <w15:commentEx w15:paraId="749C7C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C1AAD7" w16cid:durableId="21CF06E0"/>
  <w16cid:commentId w16cid:paraId="6FC3B30C" w16cid:durableId="21CF0729"/>
  <w16cid:commentId w16cid:paraId="41B8D55C" w16cid:durableId="21CF0742"/>
  <w16cid:commentId w16cid:paraId="6ADE09F4" w16cid:durableId="21CF076F"/>
  <w16cid:commentId w16cid:paraId="71192146" w16cid:durableId="21D00600"/>
  <w16cid:commentId w16cid:paraId="101270C5" w16cid:durableId="21D00802"/>
  <w16cid:commentId w16cid:paraId="4C804522" w16cid:durableId="21D0080F"/>
  <w16cid:commentId w16cid:paraId="52B46D1D" w16cid:durableId="21D0082D"/>
  <w16cid:commentId w16cid:paraId="6C0032CA" w16cid:durableId="21D0085E"/>
  <w16cid:commentId w16cid:paraId="1A865A78" w16cid:durableId="21D0087C"/>
  <w16cid:commentId w16cid:paraId="713208AF" w16cid:durableId="21D0088D"/>
  <w16cid:commentId w16cid:paraId="4C9B562E" w16cid:durableId="21D008F3"/>
  <w16cid:commentId w16cid:paraId="04FB03B2" w16cid:durableId="21D00925"/>
  <w16cid:commentId w16cid:paraId="3DEA1C74" w16cid:durableId="21D00985"/>
  <w16cid:commentId w16cid:paraId="64254124" w16cid:durableId="21D0099F"/>
  <w16cid:commentId w16cid:paraId="13A89343" w16cid:durableId="21D00A11"/>
  <w16cid:commentId w16cid:paraId="0A9D6EEE" w16cid:durableId="21D009CD"/>
  <w16cid:commentId w16cid:paraId="7645373F" w16cid:durableId="21D009E1"/>
  <w16cid:commentId w16cid:paraId="4AE41C81" w16cid:durableId="21D009F5"/>
  <w16cid:commentId w16cid:paraId="790CF7E0" w16cid:durableId="21D00A38"/>
  <w16cid:commentId w16cid:paraId="5A66C4A7" w16cid:durableId="21D00A7B"/>
  <w16cid:commentId w16cid:paraId="060D47F3" w16cid:durableId="21D00A41"/>
  <w16cid:commentId w16cid:paraId="47A7D4AE" w16cid:durableId="21D00A67"/>
  <w16cid:commentId w16cid:paraId="2E067661" w16cid:durableId="21D00AA3"/>
  <w16cid:commentId w16cid:paraId="2C9E96A8" w16cid:durableId="21D00ABE"/>
  <w16cid:commentId w16cid:paraId="2057C058" w16cid:durableId="21D00B0F"/>
  <w16cid:commentId w16cid:paraId="578C51B7" w16cid:durableId="21D00B1C"/>
  <w16cid:commentId w16cid:paraId="4D7FFDAE" w16cid:durableId="21D0127F"/>
  <w16cid:commentId w16cid:paraId="73214E09" w16cid:durableId="21D012AD"/>
  <w16cid:commentId w16cid:paraId="76BB4666" w16cid:durableId="21D012E5"/>
  <w16cid:commentId w16cid:paraId="139757FA" w16cid:durableId="21D012FC"/>
  <w16cid:commentId w16cid:paraId="15107BA5" w16cid:durableId="21D0131C"/>
  <w16cid:commentId w16cid:paraId="6A20E6BB" w16cid:durableId="21D0132E"/>
  <w16cid:commentId w16cid:paraId="04655E88" w16cid:durableId="21D01355"/>
  <w16cid:commentId w16cid:paraId="7318ACF4" w16cid:durableId="21D01379"/>
  <w16cid:commentId w16cid:paraId="61920F55" w16cid:durableId="21D01391"/>
  <w16cid:commentId w16cid:paraId="617CE867" w16cid:durableId="21D0139C"/>
  <w16cid:commentId w16cid:paraId="3844A7BC" w16cid:durableId="21D013AB"/>
  <w16cid:commentId w16cid:paraId="1B9D93EC" w16cid:durableId="21D013FD"/>
  <w16cid:commentId w16cid:paraId="5DFF6B38" w16cid:durableId="21D01540"/>
  <w16cid:commentId w16cid:paraId="2FAE7E69" w16cid:durableId="21D01434"/>
  <w16cid:commentId w16cid:paraId="60F8AE85" w16cid:durableId="21D014C2"/>
  <w16cid:commentId w16cid:paraId="17FD5DD7" w16cid:durableId="21D014E1"/>
  <w16cid:commentId w16cid:paraId="0E79591B" w16cid:durableId="21D014F8"/>
  <w16cid:commentId w16cid:paraId="749C7CF0" w16cid:durableId="21D01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BBE8B" w14:textId="77777777" w:rsidR="0051253D" w:rsidRDefault="0051253D">
      <w:pPr>
        <w:spacing w:after="0"/>
      </w:pPr>
      <w:r>
        <w:separator/>
      </w:r>
    </w:p>
  </w:endnote>
  <w:endnote w:type="continuationSeparator" w:id="0">
    <w:p w14:paraId="2DA884BE" w14:textId="77777777" w:rsidR="0051253D" w:rsidRDefault="005125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947122"/>
      <w:docPartObj>
        <w:docPartGallery w:val="Page Numbers (Bottom of Page)"/>
        <w:docPartUnique/>
      </w:docPartObj>
    </w:sdtPr>
    <w:sdtContent>
      <w:p w14:paraId="28BB7648" w14:textId="77777777" w:rsidR="006456AA" w:rsidRDefault="006456AA" w:rsidP="00636F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B581D9" w14:textId="77777777" w:rsidR="006456AA" w:rsidRDefault="00645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4935"/>
      <w:docPartObj>
        <w:docPartGallery w:val="Page Numbers (Bottom of Page)"/>
        <w:docPartUnique/>
      </w:docPartObj>
    </w:sdtPr>
    <w:sdtContent>
      <w:p w14:paraId="0B050D50" w14:textId="77777777" w:rsidR="006456AA" w:rsidRDefault="006456AA" w:rsidP="00636F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DC5D2C" w14:textId="77777777" w:rsidR="006456AA" w:rsidRDefault="00645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3F442" w14:textId="77777777" w:rsidR="0051253D" w:rsidRDefault="0051253D">
      <w:r>
        <w:separator/>
      </w:r>
    </w:p>
  </w:footnote>
  <w:footnote w:type="continuationSeparator" w:id="0">
    <w:p w14:paraId="320B6B00" w14:textId="77777777" w:rsidR="0051253D" w:rsidRDefault="005125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EE0FD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1214FBC"/>
    <w:multiLevelType w:val="hybridMultilevel"/>
    <w:tmpl w:val="517E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CD2DE"/>
    <w:multiLevelType w:val="multilevel"/>
    <w:tmpl w:val="B3369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6D18C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6D70C73"/>
    <w:multiLevelType w:val="hybridMultilevel"/>
    <w:tmpl w:val="5D6E9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15DCA"/>
    <w:multiLevelType w:val="multilevel"/>
    <w:tmpl w:val="D89A418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2F4"/>
    <w:rsid w:val="00095978"/>
    <w:rsid w:val="000B1435"/>
    <w:rsid w:val="00105D76"/>
    <w:rsid w:val="001B3CC4"/>
    <w:rsid w:val="002C25C7"/>
    <w:rsid w:val="00300924"/>
    <w:rsid w:val="00436EC3"/>
    <w:rsid w:val="004630A4"/>
    <w:rsid w:val="004E29B3"/>
    <w:rsid w:val="004F1640"/>
    <w:rsid w:val="0051253D"/>
    <w:rsid w:val="00590D07"/>
    <w:rsid w:val="00636F0D"/>
    <w:rsid w:val="006456AA"/>
    <w:rsid w:val="006D1B33"/>
    <w:rsid w:val="00784D58"/>
    <w:rsid w:val="007F727E"/>
    <w:rsid w:val="00854ED0"/>
    <w:rsid w:val="008D6863"/>
    <w:rsid w:val="00A33B76"/>
    <w:rsid w:val="00A4188A"/>
    <w:rsid w:val="00AA4205"/>
    <w:rsid w:val="00AB3203"/>
    <w:rsid w:val="00B86B75"/>
    <w:rsid w:val="00BC48D5"/>
    <w:rsid w:val="00C36279"/>
    <w:rsid w:val="00DE4BDB"/>
    <w:rsid w:val="00E25C13"/>
    <w:rsid w:val="00E315A3"/>
    <w:rsid w:val="00FF5C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522E7A"/>
  <w15:docId w15:val="{8704A54B-7113-5B4D-B98D-0366BC1CC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36F0D"/>
    <w:pPr>
      <w:tabs>
        <w:tab w:val="center" w:pos="4680"/>
        <w:tab w:val="right" w:pos="9360"/>
      </w:tabs>
      <w:spacing w:after="0"/>
    </w:pPr>
  </w:style>
  <w:style w:type="character" w:customStyle="1" w:styleId="FooterChar">
    <w:name w:val="Footer Char"/>
    <w:basedOn w:val="DefaultParagraphFont"/>
    <w:link w:val="Footer"/>
    <w:rsid w:val="00636F0D"/>
  </w:style>
  <w:style w:type="character" w:styleId="PageNumber">
    <w:name w:val="page number"/>
    <w:basedOn w:val="DefaultParagraphFont"/>
    <w:semiHidden/>
    <w:unhideWhenUsed/>
    <w:rsid w:val="00636F0D"/>
  </w:style>
  <w:style w:type="paragraph" w:styleId="BalloonText">
    <w:name w:val="Balloon Text"/>
    <w:basedOn w:val="Normal"/>
    <w:link w:val="BalloonTextChar"/>
    <w:semiHidden/>
    <w:unhideWhenUsed/>
    <w:rsid w:val="00105D7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05D76"/>
    <w:rPr>
      <w:rFonts w:ascii="Times New Roman" w:hAnsi="Times New Roman" w:cs="Times New Roman"/>
      <w:sz w:val="18"/>
      <w:szCs w:val="18"/>
    </w:rPr>
  </w:style>
  <w:style w:type="character" w:styleId="CommentReference">
    <w:name w:val="annotation reference"/>
    <w:basedOn w:val="DefaultParagraphFont"/>
    <w:semiHidden/>
    <w:unhideWhenUsed/>
    <w:rsid w:val="00105D76"/>
    <w:rPr>
      <w:sz w:val="16"/>
      <w:szCs w:val="16"/>
    </w:rPr>
  </w:style>
  <w:style w:type="paragraph" w:styleId="CommentText">
    <w:name w:val="annotation text"/>
    <w:basedOn w:val="Normal"/>
    <w:link w:val="CommentTextChar"/>
    <w:semiHidden/>
    <w:unhideWhenUsed/>
    <w:rsid w:val="00105D76"/>
    <w:rPr>
      <w:sz w:val="20"/>
      <w:szCs w:val="20"/>
    </w:rPr>
  </w:style>
  <w:style w:type="character" w:customStyle="1" w:styleId="CommentTextChar">
    <w:name w:val="Comment Text Char"/>
    <w:basedOn w:val="DefaultParagraphFont"/>
    <w:link w:val="CommentText"/>
    <w:semiHidden/>
    <w:rsid w:val="00105D76"/>
    <w:rPr>
      <w:sz w:val="20"/>
      <w:szCs w:val="20"/>
    </w:rPr>
  </w:style>
  <w:style w:type="paragraph" w:styleId="CommentSubject">
    <w:name w:val="annotation subject"/>
    <w:basedOn w:val="CommentText"/>
    <w:next w:val="CommentText"/>
    <w:link w:val="CommentSubjectChar"/>
    <w:semiHidden/>
    <w:unhideWhenUsed/>
    <w:rsid w:val="00105D76"/>
    <w:rPr>
      <w:b/>
      <w:bCs/>
    </w:rPr>
  </w:style>
  <w:style w:type="character" w:customStyle="1" w:styleId="CommentSubjectChar">
    <w:name w:val="Comment Subject Char"/>
    <w:basedOn w:val="CommentTextChar"/>
    <w:link w:val="CommentSubject"/>
    <w:semiHidden/>
    <w:rsid w:val="00105D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github.com/leepanter/MSproject_RBC.git" TargetMode="Externa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hyperlink" Target="https://drive.google.com/open?id=1gjHaMJG0Y_kPYWj5bIE4gRJU5z9R2Wq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28</Pages>
  <Words>4112</Words>
  <Characters>23440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27498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Hendricks, Audrey</cp:lastModifiedBy>
  <cp:revision>14</cp:revision>
  <dcterms:created xsi:type="dcterms:W3CDTF">2020-01-19T23:46:00Z</dcterms:created>
  <dcterms:modified xsi:type="dcterms:W3CDTF">2020-01-20T20:04:00Z</dcterms:modified>
</cp:coreProperties>
</file>