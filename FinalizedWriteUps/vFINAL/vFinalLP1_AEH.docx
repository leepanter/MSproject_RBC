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E68A7" w14:textId="77777777" w:rsidR="00EA3928" w:rsidRDefault="00FE743A" w:rsidP="00B30809">
      <w:pPr>
        <w:pStyle w:val="Title"/>
        <w:spacing w:line="480" w:lineRule="auto"/>
      </w:pPr>
      <w:r>
        <w:t>Comparing Models of Subject-Clustered Single-Cell Data</w:t>
      </w:r>
    </w:p>
    <w:p w14:paraId="02D19D46" w14:textId="77777777" w:rsidR="00EA3928" w:rsidRDefault="00FE743A" w:rsidP="00B30809">
      <w:pPr>
        <w:pStyle w:val="Subtitle"/>
        <w:spacing w:line="480" w:lineRule="auto"/>
      </w:pPr>
      <w:r>
        <w:t>Lee Panter</w:t>
      </w:r>
    </w:p>
    <w:p w14:paraId="3E8B284C" w14:textId="77777777" w:rsidR="00EA3928" w:rsidRDefault="00FE743A" w:rsidP="00B30809">
      <w:pPr>
        <w:pStyle w:val="Author"/>
        <w:spacing w:line="480" w:lineRule="auto"/>
      </w:pPr>
      <w:commentRangeStart w:id="0"/>
      <w:r>
        <w:t>Audrey Hendricks, PhD-Committee Chair and Advisor</w:t>
      </w:r>
      <w:r>
        <w:rPr>
          <w:rStyle w:val="FootnoteReference"/>
        </w:rPr>
        <w:footnoteReference w:id="1"/>
      </w:r>
    </w:p>
    <w:p w14:paraId="7B95C958" w14:textId="77777777" w:rsidR="00EA3928" w:rsidRDefault="00FE743A" w:rsidP="00B30809">
      <w:pPr>
        <w:pStyle w:val="Author"/>
        <w:spacing w:line="480" w:lineRule="auto"/>
      </w:pPr>
      <w:r>
        <w:t xml:space="preserve">Stephanie </w:t>
      </w:r>
      <w:proofErr w:type="spellStart"/>
      <w:r>
        <w:t>Santorico</w:t>
      </w:r>
      <w:proofErr w:type="spellEnd"/>
      <w:r>
        <w:t>, PhD-Committee Member</w:t>
      </w:r>
      <w:r>
        <w:rPr>
          <w:rStyle w:val="FootnoteReference"/>
        </w:rPr>
        <w:footnoteReference w:id="2"/>
      </w:r>
    </w:p>
    <w:p w14:paraId="3C5A2EBA" w14:textId="77777777" w:rsidR="00EA3928" w:rsidRDefault="00FE743A" w:rsidP="00B30809">
      <w:pPr>
        <w:pStyle w:val="Author"/>
        <w:spacing w:line="480" w:lineRule="auto"/>
      </w:pPr>
      <w:r>
        <w:t xml:space="preserve">Rhonda </w:t>
      </w:r>
      <w:proofErr w:type="spellStart"/>
      <w:r>
        <w:t>Bacher</w:t>
      </w:r>
      <w:proofErr w:type="spellEnd"/>
      <w:r>
        <w:t>, PhD-Committee Member</w:t>
      </w:r>
      <w:r>
        <w:rPr>
          <w:rStyle w:val="FootnoteReference"/>
        </w:rPr>
        <w:footnoteReference w:id="3"/>
      </w:r>
      <w:commentRangeEnd w:id="0"/>
      <w:r w:rsidR="00DD47EF">
        <w:rPr>
          <w:rStyle w:val="CommentReference"/>
        </w:rPr>
        <w:commentReference w:id="0"/>
      </w:r>
    </w:p>
    <w:p w14:paraId="6ABF75DA" w14:textId="77777777" w:rsidR="00EA3928" w:rsidRDefault="00FE743A" w:rsidP="00B30809">
      <w:pPr>
        <w:pStyle w:val="Heading1"/>
        <w:spacing w:line="480" w:lineRule="auto"/>
      </w:pPr>
      <w:bookmarkStart w:id="1" w:name="abstract"/>
      <w:r>
        <w:t>Abstract</w:t>
      </w:r>
      <w:bookmarkEnd w:id="1"/>
    </w:p>
    <w:p w14:paraId="4E1915B2" w14:textId="77777777" w:rsidR="00B30809" w:rsidRDefault="00B30809" w:rsidP="00B30809">
      <w:pPr>
        <w:pStyle w:val="BodyText"/>
      </w:pPr>
      <w:r>
        <w:t xml:space="preserve">Single-Cell RNA sequencing data represents a revolutionary shift to approaches </w:t>
      </w:r>
      <w:del w:id="2" w:author="Hendricks, Audrey" w:date="2020-03-26T08:43:00Z">
        <w:r w:rsidDel="00DD47EF">
          <w:delText xml:space="preserve">being </w:delText>
        </w:r>
      </w:del>
      <w:r>
        <w:t xml:space="preserve">used to decode the human transcriptome. Such data are becoming more prevalent and are gathered on ever-larger samples of individuals, enabling analysis of subject level relationships.  However, it is not always clear how to conduct this subject level analysis.  Current methods often do not account for nested study designs in which samples of hundreds, or thousands of cells are gathered from multiple individuals.  Therefore, there is a need to outline, analyze, and compare methods for estimating subject level relationships in single-cell RNA sequencing expression.  </w:t>
      </w:r>
    </w:p>
    <w:p w14:paraId="33621DEA" w14:textId="77777777" w:rsidR="00B30809" w:rsidRPr="00B30809" w:rsidRDefault="00B30809" w:rsidP="00B30809">
      <w:pPr>
        <w:pStyle w:val="BodyText"/>
      </w:pPr>
      <w:r>
        <w:t xml:space="preserve">Here, I compare five modeling strategies for detecting subject level associations using single-cell RNA sequencing expression: linear regression, linear regression with subjects modeled as fixed effects, linear mixed effects models with subjects modeled as random intercepts </w:t>
      </w:r>
      <w:ins w:id="3" w:author="Hendricks, Audrey" w:date="2020-03-26T08:44:00Z">
        <w:r w:rsidR="00DD47EF">
          <w:t xml:space="preserve">only or both random intercepts </w:t>
        </w:r>
      </w:ins>
      <w:r>
        <w:t xml:space="preserve">and random </w:t>
      </w:r>
      <w:proofErr w:type="gramStart"/>
      <w:r>
        <w:t>slopes, and</w:t>
      </w:r>
      <w:proofErr w:type="gramEnd"/>
      <w:r>
        <w:t xml:space="preserve"> generalized estimating equations.  I first present each method.  I then compare the regression estimates and standard errors for each method using </w:t>
      </w:r>
      <w:proofErr w:type="gramStart"/>
      <w:r>
        <w:t>real</w:t>
      </w:r>
      <w:proofErr w:type="gramEnd"/>
      <w:r>
        <w:t xml:space="preserve"> single-cell data from a Lupus Nephritis study of 27 subjects.  I hope that this paper presents insights into methods to analyze subject level associations from single-cell expression data.</w:t>
      </w:r>
    </w:p>
    <w:p w14:paraId="56226216" w14:textId="77777777" w:rsidR="00EA3928" w:rsidRDefault="00FE743A" w:rsidP="00B30809">
      <w:pPr>
        <w:pStyle w:val="Heading1"/>
        <w:spacing w:line="480" w:lineRule="auto"/>
      </w:pPr>
      <w:bookmarkStart w:id="4" w:name="introduction"/>
      <w:r>
        <w:lastRenderedPageBreak/>
        <w:t>Introduction</w:t>
      </w:r>
      <w:bookmarkEnd w:id="4"/>
    </w:p>
    <w:p w14:paraId="0019DC29" w14:textId="77777777" w:rsidR="00EA3928" w:rsidRDefault="00FE743A" w:rsidP="00B30809">
      <w:pPr>
        <w:pStyle w:val="FirstParagraph"/>
        <w:spacing w:line="480" w:lineRule="auto"/>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14:paraId="7B1FAF2A" w14:textId="77777777" w:rsidR="00EA3928" w:rsidRDefault="00FE743A" w:rsidP="00B30809">
      <w:pPr>
        <w:pStyle w:val="BodyText"/>
        <w:spacing w:line="480" w:lineRule="auto"/>
      </w:pPr>
      <w:commentRangeStart w:id="5"/>
      <w:del w:id="6" w:author="Hendricks, Audrey" w:date="2020-03-26T08:49:00Z">
        <w:r w:rsidDel="00DD47EF">
          <w:delText>The techniques used for single-cell analysis and the information obtained from these analyses do not suffer from the same inability to estimate expression profile variation within a sample of cells as traditional “bulk” techniques. The sampling methods employed for</w:delText>
        </w:r>
      </w:del>
      <w:ins w:id="7" w:author="Hendricks, Audrey" w:date="2020-03-26T08:49:00Z">
        <w:r w:rsidR="00DD47EF">
          <w:t>Conversely,</w:t>
        </w:r>
      </w:ins>
      <w:r>
        <w:t xml:space="preserve"> single-cell RNA sequencing (</w:t>
      </w:r>
      <w:proofErr w:type="spellStart"/>
      <w:r>
        <w:t>scRNA</w:t>
      </w:r>
      <w:proofErr w:type="spellEnd"/>
      <w:r>
        <w:t xml:space="preserve">-seq) </w:t>
      </w:r>
      <w:del w:id="8" w:author="Hendricks, Audrey" w:date="2020-03-26T08:49:00Z">
        <w:r w:rsidDel="00DD47EF">
          <w:delText xml:space="preserve">data acquisition </w:delText>
        </w:r>
      </w:del>
      <w:r>
        <w:t>obtain</w:t>
      </w:r>
      <w:ins w:id="9" w:author="Hendricks, Audrey" w:date="2020-03-26T08:49:00Z">
        <w:r w:rsidR="00DD47EF">
          <w:t>s</w:t>
        </w:r>
      </w:ins>
      <w:r>
        <w:t xml:space="preserve"> measurements of </w:t>
      </w:r>
      <w:commentRangeEnd w:id="5"/>
      <w:r w:rsidR="00DD47EF">
        <w:rPr>
          <w:rStyle w:val="CommentReference"/>
        </w:rPr>
        <w:commentReference w:id="5"/>
      </w:r>
      <w:r>
        <w:t>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14:paraId="098FC6CA" w14:textId="77777777" w:rsidR="00EA3928" w:rsidRDefault="00FE743A" w:rsidP="00B30809">
      <w:pPr>
        <w:pStyle w:val="BodyText"/>
        <w:spacing w:line="480" w:lineRule="auto"/>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14:paraId="6BC9DD1E" w14:textId="24A85233" w:rsidR="00EA3928" w:rsidRDefault="00FE743A" w:rsidP="00B30809">
      <w:pPr>
        <w:pStyle w:val="BodyText"/>
        <w:spacing w:line="480" w:lineRule="auto"/>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w:t>
      </w:r>
      <w:ins w:id="10" w:author="Hendricks, Audrey" w:date="2020-03-26T08:52:00Z">
        <w:r w:rsidR="00DD47EF">
          <w:t xml:space="preserve">only </w:t>
        </w:r>
      </w:ins>
      <w:r>
        <w:t xml:space="preserve">as random intercepts (LMM-RI) </w:t>
      </w:r>
      <w:del w:id="11" w:author="Hendricks, Audrey" w:date="2020-03-26T08:52:00Z">
        <w:r w:rsidDel="00DD47EF">
          <w:delText xml:space="preserve">and </w:delText>
        </w:r>
      </w:del>
      <w:ins w:id="12" w:author="Hendricks, Audrey" w:date="2020-03-26T08:52:00Z">
        <w:r w:rsidR="00DD47EF">
          <w:t xml:space="preserve">or as both random intercepts and </w:t>
        </w:r>
      </w:ins>
      <w:r>
        <w:t>random slopes (LMM-RS), and generalized estimating equations</w:t>
      </w:r>
      <w:ins w:id="13" w:author="Hendricks, Audrey" w:date="2020-03-26T08:52:00Z">
        <w:r w:rsidR="00DD47EF">
          <w:t xml:space="preserve"> </w:t>
        </w:r>
        <w:commentRangeStart w:id="14"/>
        <w:r w:rsidR="00DD47EF">
          <w:t>(XXX)</w:t>
        </w:r>
      </w:ins>
      <w:r>
        <w:t xml:space="preserve">. </w:t>
      </w:r>
      <w:commentRangeEnd w:id="14"/>
      <w:r w:rsidR="00DD47EF">
        <w:rPr>
          <w:rStyle w:val="CommentReference"/>
        </w:rPr>
        <w:commentReference w:id="14"/>
      </w:r>
      <w:r>
        <w:t xml:space="preserve">I </w:t>
      </w:r>
      <w:ins w:id="15" w:author="Hendricks, Audrey" w:date="2020-03-26T08:54:00Z">
        <w:r w:rsidR="00D46E45">
          <w:t xml:space="preserve">first </w:t>
        </w:r>
      </w:ins>
      <w:del w:id="16" w:author="Hendricks, Audrey" w:date="2020-03-26T08:54:00Z">
        <w:r w:rsidDel="00D46E45">
          <w:delText>w</w:delText>
        </w:r>
      </w:del>
      <w:del w:id="17" w:author="Hendricks, Audrey" w:date="2020-03-26T08:53:00Z">
        <w:r w:rsidDel="00D46E45">
          <w:delText xml:space="preserve">ill </w:delText>
        </w:r>
      </w:del>
      <w:r>
        <w:t xml:space="preserve">present the </w:t>
      </w:r>
      <w:ins w:id="18" w:author="Hendricks, Audrey" w:date="2020-03-26T08:54:00Z">
        <w:r w:rsidR="00D46E45">
          <w:t xml:space="preserve">overall </w:t>
        </w:r>
      </w:ins>
      <w:r>
        <w:t>framework for each method</w:t>
      </w:r>
      <w:del w:id="19" w:author="Hendricks, Audrey" w:date="2020-03-26T08:54:00Z">
        <w:r w:rsidDel="00D46E45">
          <w:delText xml:space="preserve"> in the context of a generalized predictor-response pairing</w:delText>
        </w:r>
      </w:del>
      <w:r>
        <w:t xml:space="preserve">. Then I </w:t>
      </w:r>
      <w:del w:id="20" w:author="Hendricks, Audrey" w:date="2020-03-26T08:54:00Z">
        <w:r w:rsidDel="00D46E45">
          <w:delText>will assess</w:delText>
        </w:r>
      </w:del>
      <w:ins w:id="21" w:author="Hendricks, Audrey" w:date="2020-03-26T08:54:00Z">
        <w:r w:rsidR="00D46E45">
          <w:t>compare the results for</w:t>
        </w:r>
      </w:ins>
      <w:r>
        <w:t xml:space="preserve"> each model</w:t>
      </w:r>
      <w:del w:id="22" w:author="Hendricks, Audrey" w:date="2020-03-26T08:54:00Z">
        <w:r w:rsidDel="00D46E45">
          <w:delText>’s</w:delText>
        </w:r>
      </w:del>
      <w:r>
        <w:t xml:space="preserve"> </w:t>
      </w:r>
      <w:del w:id="23" w:author="Hendricks, Audrey" w:date="2020-03-26T08:55:00Z">
        <w:r w:rsidDel="00D46E45">
          <w:delText>estimate of the fixed effect slope parameter for stability across modeling approach using subject-correlated</w:delText>
        </w:r>
      </w:del>
      <w:ins w:id="24" w:author="Hendricks, Audrey" w:date="2020-03-26T08:55:00Z">
        <w:r w:rsidR="00D46E45">
          <w:t>using</w:t>
        </w:r>
      </w:ins>
      <w:r>
        <w:t xml:space="preserve"> single-cell data from a study of 27 Lupus Nephritis cases. </w:t>
      </w:r>
      <w:del w:id="25" w:author="Hendricks, Audrey" w:date="2020-03-26T08:55:00Z">
        <w:r w:rsidDel="00D46E45">
          <w:delText>We will also evaluate standard errors and test statistics for this parameter.</w:delText>
        </w:r>
      </w:del>
    </w:p>
    <w:p w14:paraId="3A34A868" w14:textId="2FFA65F4" w:rsidR="00EA3928" w:rsidRDefault="00FE743A" w:rsidP="00B30809">
      <w:pPr>
        <w:pStyle w:val="Heading1"/>
        <w:spacing w:line="480" w:lineRule="auto"/>
      </w:pPr>
      <w:bookmarkStart w:id="26" w:name="description-of-motivating-example"/>
      <w:r>
        <w:t xml:space="preserve">Description of </w:t>
      </w:r>
      <w:del w:id="27" w:author="Hendricks, Audrey" w:date="2020-03-26T08:59:00Z">
        <w:r w:rsidDel="00CC1AF3">
          <w:delText>Motivating Example</w:delText>
        </w:r>
      </w:del>
      <w:bookmarkEnd w:id="26"/>
      <w:ins w:id="28" w:author="Hendricks, Audrey" w:date="2020-03-26T08:59:00Z">
        <w:r w:rsidR="00CC1AF3">
          <w:t>Data Set</w:t>
        </w:r>
      </w:ins>
    </w:p>
    <w:p w14:paraId="112D75D3" w14:textId="639B72BF" w:rsidR="00EA3928" w:rsidRDefault="00FE743A" w:rsidP="00B30809">
      <w:pPr>
        <w:pStyle w:val="FirstParagraph"/>
        <w:spacing w:line="480" w:lineRule="auto"/>
        <w:rPr>
          <w:ins w:id="29" w:author="Hendricks, Audrey" w:date="2020-03-26T08:55:00Z"/>
          <w:rStyle w:val="Hyperlink"/>
        </w:rPr>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10">
        <w:r>
          <w:rPr>
            <w:rStyle w:val="Hyperlink"/>
          </w:rPr>
          <w:t>Immport-SDY997: https://www.immport.org/shared/study/SDY997</w:t>
        </w:r>
      </w:hyperlink>
      <w:ins w:id="30" w:author="Hendricks, Audrey" w:date="2020-03-26T08:55:00Z">
        <w:r w:rsidR="00CC1AF3">
          <w:rPr>
            <w:rStyle w:val="Hyperlink"/>
          </w:rPr>
          <w:t>.</w:t>
        </w:r>
      </w:ins>
    </w:p>
    <w:p w14:paraId="5D8E0026" w14:textId="3822D86F" w:rsidR="00CC1AF3" w:rsidRDefault="00CC1AF3" w:rsidP="00CC1AF3">
      <w:pPr>
        <w:pStyle w:val="BodyText"/>
        <w:rPr>
          <w:ins w:id="31" w:author="Hendricks, Audrey" w:date="2020-03-26T08:56:00Z"/>
        </w:rPr>
      </w:pPr>
      <w:ins w:id="32" w:author="Hendricks, Audrey" w:date="2020-03-26T08:55:00Z">
        <w:r>
          <w:t>MOR</w:t>
        </w:r>
      </w:ins>
      <w:ins w:id="33" w:author="Hendricks, Audrey" w:date="2020-03-26T08:56:00Z">
        <w:r>
          <w:t>E INFORMATION ABOUT THE ACTUAL DATA SET YOU HAVE IS NEEDED INCLUDING THE FOLLOWING:</w:t>
        </w:r>
      </w:ins>
    </w:p>
    <w:p w14:paraId="2BD5ECAC" w14:textId="21E0F8C1" w:rsidR="00CC1AF3" w:rsidRDefault="00CC1AF3" w:rsidP="00CC1AF3">
      <w:pPr>
        <w:pStyle w:val="BodyText"/>
        <w:numPr>
          <w:ilvl w:val="0"/>
          <w:numId w:val="7"/>
        </w:numPr>
        <w:rPr>
          <w:ins w:id="34" w:author="Hendricks, Audrey" w:date="2020-03-26T08:56:00Z"/>
        </w:rPr>
      </w:pPr>
      <w:ins w:id="35" w:author="Hendricks, Audrey" w:date="2020-03-26T08:56:00Z">
        <w:r>
          <w:t>SAMPLE SIZE</w:t>
        </w:r>
      </w:ins>
    </w:p>
    <w:p w14:paraId="4EB3D45C" w14:textId="29746534" w:rsidR="00CC1AF3" w:rsidRDefault="00CC1AF3" w:rsidP="00CC1AF3">
      <w:pPr>
        <w:pStyle w:val="BodyText"/>
        <w:numPr>
          <w:ilvl w:val="0"/>
          <w:numId w:val="7"/>
        </w:numPr>
        <w:rPr>
          <w:ins w:id="36" w:author="Hendricks, Audrey" w:date="2020-03-26T08:56:00Z"/>
        </w:rPr>
      </w:pPr>
      <w:ins w:id="37" w:author="Hendricks, Audrey" w:date="2020-03-26T08:56:00Z">
        <w:r>
          <w:t>SAMPLE CHARACTERISTICS (I.E. CASES OR CONTROLS???)</w:t>
        </w:r>
      </w:ins>
    </w:p>
    <w:p w14:paraId="715B4073" w14:textId="6AD5853A" w:rsidR="00CC1AF3" w:rsidRPr="00CC1AF3" w:rsidRDefault="00CC1AF3" w:rsidP="00CC1AF3">
      <w:pPr>
        <w:pStyle w:val="BodyText"/>
        <w:numPr>
          <w:ilvl w:val="0"/>
          <w:numId w:val="7"/>
        </w:numPr>
        <w:pPrChange w:id="38" w:author="Hendricks, Audrey" w:date="2020-03-26T08:56:00Z">
          <w:pPr>
            <w:pStyle w:val="FirstParagraph"/>
            <w:spacing w:line="480" w:lineRule="auto"/>
          </w:pPr>
        </w:pPrChange>
      </w:pPr>
      <w:ins w:id="39" w:author="Hendricks, Audrey" w:date="2020-03-26T08:56:00Z">
        <w:r>
          <w:t xml:space="preserve">For example, the publicly available data </w:t>
        </w:r>
      </w:ins>
      <w:ins w:id="40" w:author="Hendricks, Audrey" w:date="2020-03-26T08:57:00Z">
        <w:r>
          <w:t xml:space="preserve">that I use here consists of XXX </w:t>
        </w:r>
        <w:proofErr w:type="gramStart"/>
        <w:r>
          <w:t>cases???.</w:t>
        </w:r>
      </w:ins>
      <w:proofErr w:type="gramEnd"/>
    </w:p>
    <w:p w14:paraId="180DE38A" w14:textId="77777777" w:rsidR="00EA3928" w:rsidRDefault="00FE743A" w:rsidP="00B30809">
      <w:pPr>
        <w:pStyle w:val="Heading2"/>
        <w:spacing w:line="480" w:lineRule="auto"/>
      </w:pPr>
      <w:bookmarkStart w:id="41" w:name="data-quality-control"/>
      <w:commentRangeStart w:id="42"/>
      <w:commentRangeStart w:id="43"/>
      <w:r>
        <w:lastRenderedPageBreak/>
        <w:t>Data Quality Control</w:t>
      </w:r>
      <w:bookmarkEnd w:id="41"/>
      <w:commentRangeEnd w:id="42"/>
      <w:r w:rsidR="00CC1AF3">
        <w:rPr>
          <w:rStyle w:val="CommentReference"/>
          <w:rFonts w:asciiTheme="minorHAnsi" w:eastAsiaTheme="minorHAnsi" w:hAnsiTheme="minorHAnsi" w:cstheme="minorBidi"/>
          <w:b w:val="0"/>
          <w:bCs w:val="0"/>
          <w:color w:val="auto"/>
        </w:rPr>
        <w:commentReference w:id="42"/>
      </w:r>
      <w:commentRangeEnd w:id="43"/>
      <w:r w:rsidR="00C51C9C">
        <w:rPr>
          <w:rStyle w:val="CommentReference"/>
          <w:rFonts w:asciiTheme="minorHAnsi" w:eastAsiaTheme="minorHAnsi" w:hAnsiTheme="minorHAnsi" w:cstheme="minorBidi"/>
          <w:b w:val="0"/>
          <w:bCs w:val="0"/>
          <w:color w:val="auto"/>
        </w:rPr>
        <w:commentReference w:id="43"/>
      </w:r>
    </w:p>
    <w:p w14:paraId="67DEEE56" w14:textId="77777777" w:rsidR="00EA3928" w:rsidRDefault="00FE743A" w:rsidP="00B30809">
      <w:pPr>
        <w:pStyle w:val="FirstParagraph"/>
        <w:spacing w:line="480" w:lineRule="auto"/>
      </w:pPr>
      <w:r>
        <w:t xml:space="preserve">I use the Seurat Guided Clustering Tutorial [6]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14:paraId="6E6A44D6" w14:textId="77777777" w:rsidR="00EA3928" w:rsidRDefault="00FE743A" w:rsidP="00B30809">
      <w:pPr>
        <w:pStyle w:val="BodyText"/>
        <w:spacing w:line="480" w:lineRule="auto"/>
      </w:pPr>
      <w:r>
        <w:t>The quality control variables are conceptually defined as:</w:t>
      </w:r>
    </w:p>
    <w:p w14:paraId="7DDFBFA6" w14:textId="77777777" w:rsidR="00EA3928" w:rsidRDefault="00FE743A" w:rsidP="00B30809">
      <w:pPr>
        <w:pStyle w:val="Compact"/>
        <w:numPr>
          <w:ilvl w:val="0"/>
          <w:numId w:val="3"/>
        </w:numPr>
        <w:spacing w:line="480" w:lineRule="auto"/>
      </w:pPr>
      <w:r>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14:paraId="0BC83187" w14:textId="77777777" w:rsidR="00EA3928" w:rsidRDefault="00FE743A" w:rsidP="00B30809">
      <w:pPr>
        <w:pStyle w:val="Compact"/>
        <w:numPr>
          <w:ilvl w:val="0"/>
          <w:numId w:val="3"/>
        </w:numPr>
        <w:spacing w:line="480" w:lineRule="auto"/>
      </w:pPr>
      <w:r>
        <w:t xml:space="preserve"> is the percentage of reads that map to the mitochondrial genome. This is used to identify dead and/or broken cells as dead or dying cells will retain RNAs in mitochondria, but lose cytoplasmic RNA [2].</w:t>
      </w:r>
    </w:p>
    <w:p w14:paraId="1A20C304" w14:textId="77777777" w:rsidR="00EA3928" w:rsidRDefault="00FE743A" w:rsidP="00B30809">
      <w:pPr>
        <w:pStyle w:val="FirstParagraph"/>
        <w:spacing w:line="480" w:lineRule="auto"/>
      </w:pPr>
      <w:r>
        <w:t xml:space="preserve">The pre-QC distribution of </w:t>
      </w:r>
      <m:oMath>
        <m:r>
          <m:rPr>
            <m:sty m:val="b"/>
          </m:rPr>
          <w:rPr>
            <w:rFonts w:ascii="Cambria Math" w:hAnsi="Cambria Math"/>
          </w:rPr>
          <m:t>PerctMT</m:t>
        </m:r>
      </m:oMath>
      <w:r>
        <w:t xml:space="preserve"> for each subject is displayed in (</w:t>
      </w:r>
      <w:r w:rsidR="00671B26" w:rsidRPr="00671B26">
        <w:rPr>
          <w:b/>
          <w:bCs/>
        </w:rPr>
        <w:t xml:space="preserve">Figure </w:t>
      </w:r>
      <w:r w:rsidR="00671B26">
        <w:rPr>
          <w:b/>
          <w:bCs/>
        </w:rPr>
        <w:t>1</w:t>
      </w:r>
      <w:r>
        <w:t>) below:</w:t>
      </w:r>
    </w:p>
    <w:p w14:paraId="75E6220D" w14:textId="77777777" w:rsidR="00BE6B08" w:rsidRPr="00BE6B08" w:rsidRDefault="00BE6B08" w:rsidP="00BE6B08">
      <w:pPr>
        <w:pStyle w:val="BodyText"/>
      </w:pPr>
      <w:r>
        <w:rPr>
          <w:noProof/>
        </w:rPr>
        <w:lastRenderedPageBreak/>
        <w:drawing>
          <wp:inline distT="0" distB="0" distL="0" distR="0" wp14:anchorId="2E796AED" wp14:editId="0307DD05">
            <wp:extent cx="5943600" cy="3629660"/>
            <wp:effectExtent l="0" t="0" r="0" b="0"/>
            <wp:docPr id="3" name="Picture 3"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wcap.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18B5565E" w14:textId="77777777" w:rsidR="00EA3928" w:rsidRDefault="00FE743A" w:rsidP="00B30809">
      <w:pPr>
        <w:pStyle w:val="BodyText"/>
        <w:spacing w:line="480" w:lineRule="auto"/>
      </w:pPr>
      <w:r>
        <w:t>The QC measure thresholds employed by Arazi, Rao, Berthier, et al. in [3] are:</w:t>
      </w:r>
    </w:p>
    <w:p w14:paraId="7FBF218C" w14:textId="77777777" w:rsidR="00EA3928" w:rsidRDefault="00FE743A" w:rsidP="00B30809">
      <w:pPr>
        <w:pStyle w:val="Compact"/>
        <w:numPr>
          <w:ilvl w:val="0"/>
          <w:numId w:val="4"/>
        </w:numPr>
        <w:spacing w:line="480" w:lineRule="auto"/>
      </w:pPr>
      <m:oMath>
        <m:r>
          <w:rPr>
            <w:rFonts w:ascii="Cambria Math" w:hAnsi="Cambria Math"/>
          </w:rPr>
          <m:t>1,000&lt;</m:t>
        </m:r>
        <m:r>
          <m:rPr>
            <m:sty m:val="b"/>
          </m:rPr>
          <w:rPr>
            <w:rFonts w:ascii="Cambria Math" w:hAnsi="Cambria Math"/>
          </w:rPr>
          <m:t>nFeature</m:t>
        </m:r>
        <m:r>
          <w:rPr>
            <w:rFonts w:ascii="Cambria Math" w:hAnsi="Cambria Math"/>
          </w:rPr>
          <m:t>&lt;5,000</m:t>
        </m:r>
      </m:oMath>
    </w:p>
    <w:p w14:paraId="6276EA0C" w14:textId="77777777" w:rsidR="00EA3928" w:rsidRDefault="00FE743A" w:rsidP="00B30809">
      <w:pPr>
        <w:pStyle w:val="Compact"/>
        <w:numPr>
          <w:ilvl w:val="0"/>
          <w:numId w:val="4"/>
        </w:numPr>
        <w:spacing w:line="480" w:lineRule="auto"/>
      </w:pPr>
      <m:oMath>
        <m:r>
          <m:rPr>
            <m:sty m:val="b"/>
          </m:rPr>
          <w:rPr>
            <w:rFonts w:ascii="Cambria Math" w:hAnsi="Cambria Math"/>
          </w:rPr>
          <m:t>PerctMT</m:t>
        </m:r>
        <m:r>
          <w:rPr>
            <w:rFonts w:ascii="Cambria Math" w:hAnsi="Cambria Math"/>
          </w:rPr>
          <m:t>≤25%</m:t>
        </m:r>
      </m:oMath>
    </w:p>
    <w:p w14:paraId="06FDC7AC" w14:textId="77777777" w:rsidR="00EA3928" w:rsidRDefault="00FE743A" w:rsidP="00B30809">
      <w:pPr>
        <w:pStyle w:val="FirstParagraph"/>
        <w:spacing w:line="480" w:lineRule="auto"/>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671B26" w:rsidRPr="00671B26">
        <w:rPr>
          <w:b/>
          <w:bCs/>
        </w:rPr>
        <w:t>Figure</w:t>
      </w:r>
      <w:r w:rsidR="00671B26">
        <w:rPr>
          <w:b/>
          <w:bCs/>
        </w:rPr>
        <w:t xml:space="preserve"> 2</w:t>
      </w:r>
      <w:r>
        <w:t>):</w:t>
      </w:r>
    </w:p>
    <w:p w14:paraId="50E1C7E2" w14:textId="77777777" w:rsidR="00BE6B08" w:rsidRPr="00BE6B08" w:rsidRDefault="00BE6B08" w:rsidP="00BE6B08">
      <w:pPr>
        <w:pStyle w:val="BodyText"/>
      </w:pPr>
      <w:r>
        <w:rPr>
          <w:noProof/>
        </w:rPr>
        <w:lastRenderedPageBreak/>
        <w:drawing>
          <wp:inline distT="0" distB="0" distL="0" distR="0" wp14:anchorId="5FB6B0E7" wp14:editId="7EAD6E93">
            <wp:extent cx="5943600" cy="29845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wcap.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00BDFE00" w14:textId="77777777" w:rsidR="00EA3928" w:rsidRDefault="00FE743A" w:rsidP="00B30809">
      <w:pPr>
        <w:pStyle w:val="BodyText"/>
        <w:spacing w:line="480" w:lineRule="auto"/>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14:paraId="13C5F1C3" w14:textId="77777777" w:rsidR="00EA3928" w:rsidRDefault="00FE743A" w:rsidP="00B30809">
      <w:pPr>
        <w:pStyle w:val="BodyText"/>
        <w:spacing w:line="480" w:lineRule="auto"/>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671B26" w:rsidRPr="00671B26">
        <w:rPr>
          <w:b/>
          <w:bCs/>
        </w:rPr>
        <w:t>Figure</w:t>
      </w:r>
      <w:r w:rsidR="00671B26">
        <w:rPr>
          <w:b/>
          <w:bCs/>
        </w:rPr>
        <w:t xml:space="preserve"> 3</w:t>
      </w:r>
      <w:r>
        <w:t>) after filtering.</w:t>
      </w:r>
    </w:p>
    <w:p w14:paraId="2BD87C51" w14:textId="77777777" w:rsidR="00505264" w:rsidRDefault="00505264" w:rsidP="00B30809">
      <w:pPr>
        <w:pStyle w:val="BodyText"/>
        <w:spacing w:line="480" w:lineRule="auto"/>
      </w:pPr>
      <w:r>
        <w:rPr>
          <w:noProof/>
        </w:rPr>
        <w:drawing>
          <wp:inline distT="0" distB="0" distL="0" distR="0" wp14:anchorId="5E77FA62" wp14:editId="3BCD5A8B">
            <wp:extent cx="5943600" cy="309753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wcap.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2B25F06D" w14:textId="77777777" w:rsidR="00EA3928" w:rsidRDefault="00FE743A" w:rsidP="00B30809">
      <w:pPr>
        <w:pStyle w:val="BodyText"/>
        <w:spacing w:line="480" w:lineRule="auto"/>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671B26">
        <w:rPr>
          <w:b/>
          <w:bCs/>
        </w:rPr>
        <w:t>Table 1</w:t>
      </w:r>
      <w:r>
        <w:t>):</w:t>
      </w:r>
    </w:p>
    <w:p w14:paraId="6985623F" w14:textId="77777777" w:rsidR="00505264" w:rsidRDefault="00505264" w:rsidP="00B30809">
      <w:pPr>
        <w:pStyle w:val="BodyText"/>
        <w:spacing w:line="480" w:lineRule="auto"/>
      </w:pPr>
      <w:r>
        <w:rPr>
          <w:noProof/>
        </w:rPr>
        <w:drawing>
          <wp:inline distT="0" distB="0" distL="0" distR="0" wp14:anchorId="50175146" wp14:editId="2995CEE9">
            <wp:extent cx="5943600" cy="36912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1wcap.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3D16E883" w14:textId="77777777" w:rsidR="00505264" w:rsidRDefault="00505264" w:rsidP="00B30809">
      <w:pPr>
        <w:pStyle w:val="BodyText"/>
        <w:spacing w:line="480" w:lineRule="auto"/>
      </w:pPr>
      <w:r>
        <w:rPr>
          <w:noProof/>
        </w:rPr>
        <w:drawing>
          <wp:inline distT="0" distB="0" distL="0" distR="0" wp14:anchorId="732F8A5F" wp14:editId="01DC5487">
            <wp:extent cx="5943600" cy="14890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2wc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32E2AEAD" w14:textId="77777777" w:rsidR="00EA3928" w:rsidRDefault="00FE743A" w:rsidP="00B30809">
      <w:pPr>
        <w:pStyle w:val="Heading2"/>
        <w:spacing w:line="480" w:lineRule="auto"/>
      </w:pPr>
      <w:bookmarkStart w:id="44" w:name="variable-selection-and-summaries"/>
      <w:commentRangeStart w:id="45"/>
      <w:r>
        <w:t>Variable Selection and Summaries</w:t>
      </w:r>
      <w:bookmarkEnd w:id="44"/>
      <w:commentRangeEnd w:id="45"/>
      <w:r w:rsidR="00570441">
        <w:rPr>
          <w:rStyle w:val="CommentReference"/>
          <w:rFonts w:asciiTheme="minorHAnsi" w:eastAsiaTheme="minorHAnsi" w:hAnsiTheme="minorHAnsi" w:cstheme="minorBidi"/>
          <w:b w:val="0"/>
          <w:bCs w:val="0"/>
          <w:color w:val="auto"/>
        </w:rPr>
        <w:commentReference w:id="45"/>
      </w:r>
    </w:p>
    <w:p w14:paraId="3D53E875" w14:textId="1C64EFFE" w:rsidR="00EA3928" w:rsidRDefault="00FE743A" w:rsidP="00B30809">
      <w:pPr>
        <w:pStyle w:val="FirstParagraph"/>
        <w:spacing w:line="480" w:lineRule="auto"/>
      </w:pPr>
      <w:r>
        <w:t xml:space="preserve">I select two pairs of variables from the 38,354 genetic markers in the Lupus Data to compare across the five modeling methods. </w:t>
      </w:r>
      <w:commentRangeStart w:id="46"/>
      <w:r>
        <w:t xml:space="preserve">The variables I choose have higher values of correlation than arbitrary variable pairings as indicated by a high Pearson Correlation </w:t>
      </w:r>
      <w:r>
        <w:lastRenderedPageBreak/>
        <w:t xml:space="preserve">Coefficient (both selected pairings are within the top 10% of highest Pearson Correlation Coefficients of all possible pairings), </w:t>
      </w:r>
      <w:commentRangeEnd w:id="46"/>
      <w:r w:rsidR="00570441">
        <w:rPr>
          <w:rStyle w:val="CommentReference"/>
        </w:rPr>
        <w:commentReference w:id="46"/>
      </w:r>
      <w:r>
        <w:t xml:space="preserve">and have previously been associated with human diseases or conditions (e.g. cancer treatment research in the case of MALAT1 [7]-used as the first outcome, or observed limb malformations in the case of FBLN1 [8]-used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w:t>
      </w:r>
      <w:ins w:id="47" w:author="Hendricks, Audrey" w:date="2020-03-26T08:57:00Z">
        <w:r w:rsidR="00CC1AF3">
          <w:t>I</w:t>
        </w:r>
      </w:ins>
      <w:del w:id="48" w:author="Hendricks, Audrey" w:date="2020-03-26T08:57:00Z">
        <w:r w:rsidDel="00CC1AF3">
          <w:delText>we</w:delText>
        </w:r>
      </w:del>
      <w:r>
        <w:t xml:space="preserve"> link with FBLN1 is also a transmembrane protein encoded by a gene, and similarly interesting.</w:t>
      </w:r>
    </w:p>
    <w:p w14:paraId="5709A087" w14:textId="77777777" w:rsidR="00EA3928" w:rsidRDefault="00FE743A" w:rsidP="00B30809">
      <w:pPr>
        <w:pStyle w:val="BodyText"/>
        <w:spacing w:line="480" w:lineRule="auto"/>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14:paraId="27603496" w14:textId="77777777" w:rsidR="00EA3928" w:rsidRDefault="00FE743A" w:rsidP="00B30809">
      <w:pPr>
        <w:pStyle w:val="BodyText"/>
        <w:spacing w:line="480" w:lineRule="auto"/>
      </w:pPr>
      <w:r>
        <w:t>I provide numerical summaries of the four selected variables in Appendix</w:t>
      </w:r>
      <w:r w:rsidR="00671B26">
        <w:t xml:space="preserve"> </w:t>
      </w:r>
      <w:r w:rsidR="00671B26">
        <w:rPr>
          <w:b/>
          <w:bCs/>
        </w:rPr>
        <w:t>Tables (A1) – (A4)</w:t>
      </w:r>
      <w:r>
        <w:t>. Each describes selected variable summary statistics (minimum, maximum, average, and median) for the positive observational count subjects in (</w:t>
      </w:r>
      <w:r w:rsidR="00671B26" w:rsidRPr="00671B26">
        <w:rPr>
          <w:b/>
          <w:bCs/>
        </w:rPr>
        <w:t>Table 1</w:t>
      </w:r>
      <w:r>
        <w:t>).</w:t>
      </w:r>
    </w:p>
    <w:p w14:paraId="30CE144B" w14:textId="77777777" w:rsidR="00EA3928" w:rsidRDefault="00FE743A" w:rsidP="00B30809">
      <w:pPr>
        <w:pStyle w:val="BodyText"/>
        <w:spacing w:line="480" w:lineRule="auto"/>
      </w:pPr>
      <w:r>
        <w:t xml:space="preserve">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w:t>
      </w:r>
      <w:r>
        <w:lastRenderedPageBreak/>
        <w:t>have a biologically inflated zero-component. There are also  zero-inflation components that are associated with protocol variations, and measurement error. Together, these factors contribute to right-skewed variable distributions (</w:t>
      </w:r>
      <w:r w:rsidR="00671B26">
        <w:rPr>
          <w:b/>
          <w:bCs/>
        </w:rPr>
        <w:t>Figure</w:t>
      </w:r>
      <w:r w:rsidR="00671B26" w:rsidRPr="00671B26">
        <w:rPr>
          <w:b/>
          <w:bCs/>
        </w:rPr>
        <w:t xml:space="preserve"> </w:t>
      </w:r>
      <w:r w:rsidR="00671B26">
        <w:rPr>
          <w:b/>
          <w:bCs/>
        </w:rPr>
        <w:t>4</w:t>
      </w:r>
      <w:r>
        <w:t>)</w:t>
      </w:r>
    </w:p>
    <w:p w14:paraId="6CED44C1" w14:textId="77777777" w:rsidR="00505264" w:rsidRDefault="00505264" w:rsidP="00B30809">
      <w:pPr>
        <w:pStyle w:val="BodyText"/>
        <w:spacing w:line="480" w:lineRule="auto"/>
      </w:pPr>
      <w:r>
        <w:rPr>
          <w:noProof/>
        </w:rPr>
        <w:drawing>
          <wp:inline distT="0" distB="0" distL="0" distR="0" wp14:anchorId="7CA375D0" wp14:editId="25EBA44D">
            <wp:extent cx="5943600" cy="384429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wc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65739334" w14:textId="77777777" w:rsidR="00EA3928" w:rsidRDefault="00FE743A" w:rsidP="00B30809">
      <w:pPr>
        <w:pStyle w:val="BodyText"/>
        <w:spacing w:line="480" w:lineRule="auto"/>
      </w:pPr>
      <w:r>
        <w:t>The MALAT1 variable has a large minimum outcome compared to the other variables, so I translate all the values of this variable  by the minimum value.</w:t>
      </w:r>
    </w:p>
    <w:p w14:paraId="1DE30BBB" w14:textId="77777777" w:rsidR="00EA3928" w:rsidRDefault="00FE743A" w:rsidP="00B30809">
      <w:pPr>
        <w:pStyle w:val="BodyText"/>
        <w:spacing w:line="480" w:lineRule="auto"/>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14:paraId="2A45D69B" w14:textId="77777777" w:rsidR="00EA3928" w:rsidRDefault="00FE743A" w:rsidP="00B30809">
      <w:pPr>
        <w:pStyle w:val="FirstParagraph"/>
        <w:spacing w:line="480" w:lineRule="auto"/>
      </w:pPr>
      <w:r>
        <w:t>This gives a minimum expression value of zero, which coincides with intuition as well as the minimum value of the other variables under investigation.</w:t>
      </w:r>
    </w:p>
    <w:p w14:paraId="5446D1B2" w14:textId="77777777" w:rsidR="00EA3928" w:rsidRDefault="00FE743A" w:rsidP="00B30809">
      <w:pPr>
        <w:pStyle w:val="BodyText"/>
        <w:spacing w:line="480" w:lineRule="auto"/>
      </w:pPr>
      <w:r>
        <w:lastRenderedPageBreak/>
        <w:t>The modeling methodologies I employ motivate a log-transformation in an attempt to achieve approximate normality, especially for the outcome variable’s distribution. I perform the “log plus +1” transformation on all variables (predictor and outcome):</w:t>
      </w:r>
    </w:p>
    <w:p w14:paraId="3BE78E41" w14:textId="77777777" w:rsidR="00EA3928" w:rsidRDefault="00FE743A" w:rsidP="00B30809">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14:paraId="3D491F5E" w14:textId="77777777" w:rsidR="00EA3928" w:rsidRDefault="00FE743A" w:rsidP="00B30809">
      <w:pPr>
        <w:pStyle w:val="FirstParagraph"/>
        <w:spacing w:line="480" w:lineRule="auto"/>
      </w:pPr>
      <w:r>
        <w:t>The resulting distributions are shown in (</w:t>
      </w:r>
      <w:r w:rsidR="00671B26">
        <w:rPr>
          <w:b/>
          <w:bCs/>
        </w:rPr>
        <w:t>Figure</w:t>
      </w:r>
      <w:r w:rsidR="00671B26" w:rsidRPr="00671B26">
        <w:rPr>
          <w:b/>
          <w:bCs/>
        </w:rPr>
        <w:t xml:space="preserve"> </w:t>
      </w:r>
      <w:r w:rsidR="00671B26">
        <w:rPr>
          <w:b/>
          <w:bCs/>
        </w:rPr>
        <w:t>5</w:t>
      </w:r>
      <w:r>
        <w:t>)</w:t>
      </w:r>
    </w:p>
    <w:p w14:paraId="39452520" w14:textId="77777777" w:rsidR="00505264" w:rsidRPr="00505264" w:rsidRDefault="00505264" w:rsidP="00505264">
      <w:pPr>
        <w:pStyle w:val="BodyText"/>
      </w:pPr>
      <w:r>
        <w:rPr>
          <w:noProof/>
        </w:rPr>
        <w:drawing>
          <wp:inline distT="0" distB="0" distL="0" distR="0" wp14:anchorId="5C0AF291" wp14:editId="2B08814A">
            <wp:extent cx="5943600" cy="378650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5wcap.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2CAE1D82" w14:textId="77777777" w:rsidR="00EA3928" w:rsidRDefault="00FE743A" w:rsidP="00B30809">
      <w:pPr>
        <w:pStyle w:val="BodyText"/>
        <w:spacing w:line="480" w:lineRule="auto"/>
      </w:pPr>
      <w:r>
        <w:t>The log-transformed response of MALAT1 is approximately normally distributed; however, the log-transformed response FBLN1 is not inherently better than the un-transformed response.</w:t>
      </w:r>
    </w:p>
    <w:p w14:paraId="2EAED8BF" w14:textId="77777777" w:rsidR="00EA3928" w:rsidRDefault="00FE743A" w:rsidP="00B30809">
      <w:pPr>
        <w:pStyle w:val="BodyText"/>
        <w:spacing w:line="480" w:lineRule="auto"/>
      </w:pPr>
      <w:r>
        <w:t xml:space="preserve">Regardless, each outcome is modeled under the assumption that: compensating for observational correlation will sufficiently account for non-normality of the responses. It may be the case that additional transformations and/or alternative modeling techniques </w:t>
      </w:r>
      <w:r>
        <w:lastRenderedPageBreak/>
        <w:t>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14:paraId="04BDED09" w14:textId="77777777" w:rsidR="00EA3928" w:rsidRDefault="00FE743A" w:rsidP="00B30809">
      <w:pPr>
        <w:pStyle w:val="Heading1"/>
        <w:spacing w:line="480" w:lineRule="auto"/>
      </w:pPr>
      <w:bookmarkStart w:id="49" w:name="model-descriptions"/>
      <w:commentRangeStart w:id="50"/>
      <w:r>
        <w:t>Model Descriptions</w:t>
      </w:r>
      <w:bookmarkEnd w:id="49"/>
      <w:commentRangeEnd w:id="50"/>
      <w:r w:rsidR="00570441">
        <w:rPr>
          <w:rStyle w:val="CommentReference"/>
          <w:rFonts w:asciiTheme="minorHAnsi" w:eastAsiaTheme="minorHAnsi" w:hAnsiTheme="minorHAnsi" w:cstheme="minorBidi"/>
          <w:b w:val="0"/>
          <w:bCs w:val="0"/>
          <w:color w:val="auto"/>
        </w:rPr>
        <w:commentReference w:id="50"/>
      </w:r>
    </w:p>
    <w:p w14:paraId="053B16FD" w14:textId="175C0B97" w:rsidR="00EA3928" w:rsidRDefault="00FE743A" w:rsidP="00B30809">
      <w:pPr>
        <w:pStyle w:val="FirstParagraph"/>
        <w:spacing w:line="480" w:lineRule="auto"/>
      </w:pPr>
      <w:r>
        <w:t xml:space="preserve">In the following sections a description is provided for each </w:t>
      </w:r>
      <w:del w:id="51" w:author="Hendricks, Audrey" w:date="2020-03-27T10:32:00Z">
        <w:r w:rsidDel="00EF79E8">
          <w:delText>modeling approach</w:delText>
        </w:r>
      </w:del>
      <w:ins w:id="52" w:author="Hendricks, Audrey" w:date="2020-03-27T10:32:00Z">
        <w:r w:rsidR="00EF79E8">
          <w:t>model</w:t>
        </w:r>
      </w:ins>
      <w:r>
        <w:t xml:space="preserve"> using </w:t>
      </w:r>
      <w:del w:id="53" w:author="Hendricks, Audrey" w:date="2020-03-27T10:33:00Z">
        <w:r w:rsidDel="00EF79E8">
          <w:delText>a framework that is generalizable to arbitrary predictor-response pairings of the form</w:delText>
        </w:r>
      </w:del>
      <w:ins w:id="54" w:author="Hendricks, Audrey" w:date="2020-03-27T10:33:00Z">
        <w:r w:rsidR="00EF79E8">
          <w:t>the following notation for a subject level response and predictor pair</w:t>
        </w:r>
      </w:ins>
      <w:r>
        <w:t>:</w:t>
      </w:r>
    </w:p>
    <w:p w14:paraId="46ED9B89" w14:textId="77777777" w:rsidR="00EA3928" w:rsidRDefault="00B70A11" w:rsidP="00B30809">
      <w:pPr>
        <w:pStyle w:val="BodyText"/>
        <w:spacing w:line="480" w:lineRule="auto"/>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2474B661" w14:textId="0240FD7B" w:rsidR="00EA3928" w:rsidRDefault="00FE743A" w:rsidP="00B30809">
      <w:pPr>
        <w:pStyle w:val="FirstParagraph"/>
        <w:spacing w:line="480" w:lineRule="auto"/>
      </w:pPr>
      <w:r>
        <w:t xml:space="preserve">where </w:t>
      </w:r>
      <m:oMath>
        <m:r>
          <w:rPr>
            <w:rFonts w:ascii="Cambria Math" w:hAnsi="Cambria Math"/>
          </w:rPr>
          <m:t>i=1,…,N</m:t>
        </m:r>
      </m:oMath>
      <w:r>
        <w:t xml:space="preserve"> </w:t>
      </w:r>
      <w:del w:id="55" w:author="Hendricks, Audrey" w:date="2020-03-27T10:33:00Z">
        <w:r w:rsidDel="00EF79E8">
          <w:delText>represents the observation’s  (subject from which the measurement was taken)</w:delText>
        </w:r>
      </w:del>
      <w:ins w:id="56" w:author="Hendricks, Audrey" w:date="2020-03-27T10:33:00Z">
        <w:r w:rsidR="00EF79E8">
          <w:t>is an indicator for N subjects</w:t>
        </w:r>
      </w:ins>
      <w:r>
        <w:t xml:space="preserve">,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del w:id="57" w:author="Hendricks, Audrey" w:date="2020-03-27T10:35:00Z">
        <w:r w:rsidDel="00EF79E8">
          <w:delText>represents the measurement index taken within</w:delText>
        </w:r>
      </w:del>
      <w:ins w:id="58" w:author="Hendricks, Audrey" w:date="2020-03-27T10:35:00Z">
        <w:r w:rsidR="00EF79E8">
          <w:t>is an index for each cell for</w:t>
        </w:r>
      </w:ins>
      <w:r>
        <w:t xml:space="preserve"> subject </w:t>
      </w:r>
      <m:oMath>
        <m:r>
          <w:rPr>
            <w:rFonts w:ascii="Cambria Math" w:hAnsi="Cambria Math"/>
          </w:rPr>
          <m:t>i</m:t>
        </m:r>
      </m:oMath>
      <w:ins w:id="59" w:author="Hendricks, Audrey" w:date="2020-03-27T10:35:00Z">
        <w:r w:rsidR="00EF79E8">
          <w:rPr>
            <w:rFonts w:eastAsiaTheme="minorEastAsia"/>
          </w:rPr>
          <w:t>.</w:t>
        </w:r>
      </w:ins>
      <w:r>
        <w:t xml:space="preserve"> </w:t>
      </w:r>
      <w:del w:id="60" w:author="Hendricks, Audrey" w:date="2020-03-27T10:35:00Z">
        <w:r w:rsidDel="00EF79E8">
          <w:delText>(the repeated measure index within each subject).</w:delText>
        </w:r>
      </w:del>
    </w:p>
    <w:p w14:paraId="2C857863" w14:textId="77777777" w:rsidR="00EA3928" w:rsidRDefault="00FE743A" w:rsidP="00B30809">
      <w:pPr>
        <w:pStyle w:val="Heading2"/>
        <w:spacing w:line="480" w:lineRule="auto"/>
      </w:pPr>
      <w:bookmarkStart w:id="61" w:name="linear-model-lm"/>
      <w:r>
        <w:t>Linear Model (LM)</w:t>
      </w:r>
      <w:bookmarkEnd w:id="61"/>
    </w:p>
    <w:p w14:paraId="17683CF1" w14:textId="73238ACF" w:rsidR="00EA3928" w:rsidRDefault="00FE743A" w:rsidP="00B30809">
      <w:pPr>
        <w:pStyle w:val="FirstParagraph"/>
        <w:spacing w:line="480" w:lineRule="auto"/>
      </w:pPr>
      <w:r>
        <w:t xml:space="preserve">The linear model </w:t>
      </w:r>
      <w:del w:id="62" w:author="Hendricks, Audrey" w:date="2020-03-27T10:35:00Z">
        <w:r w:rsidDel="00EF79E8">
          <w:delText xml:space="preserve">may </w:delText>
        </w:r>
      </w:del>
      <w:proofErr w:type="spellStart"/>
      <w:ins w:id="63" w:author="Hendricks, Audrey" w:date="2020-03-27T10:35:00Z">
        <w:r w:rsidR="00EF79E8">
          <w:t>can</w:t>
        </w:r>
      </w:ins>
      <w:r>
        <w:t>be</w:t>
      </w:r>
      <w:proofErr w:type="spellEnd"/>
      <w:r>
        <w:t xml:space="preserve"> written as:</w:t>
      </w:r>
    </w:p>
    <w:p w14:paraId="14F6AE43"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6880978" w14:textId="2D307CFC" w:rsidR="00EA3928" w:rsidDel="00EF79E8" w:rsidRDefault="00FE743A" w:rsidP="00B30809">
      <w:pPr>
        <w:pStyle w:val="FirstParagraph"/>
        <w:spacing w:line="480" w:lineRule="auto"/>
        <w:rPr>
          <w:del w:id="64" w:author="Hendricks, Audrey" w:date="2020-03-27T10:37:00Z"/>
        </w:rPr>
      </w:pPr>
      <w:del w:id="65" w:author="Hendricks, Audrey" w:date="2020-03-27T10:35:00Z">
        <w:r w:rsidDel="00EF79E8">
          <w:delText>It should be noted that this</w:delText>
        </w:r>
      </w:del>
      <w:ins w:id="66" w:author="Hendricks, Audrey" w:date="2020-03-27T10:35:00Z">
        <w:r w:rsidR="00EF79E8">
          <w:t>This</w:t>
        </w:r>
      </w:ins>
      <w:r>
        <w:t xml:space="preserve"> model does not account for correlation structure in the data, and instead assumes </w:t>
      </w:r>
      <w:ins w:id="67" w:author="Hendricks, Audrey" w:date="2020-03-27T10:36:00Z">
        <w:r w:rsidR="00EF79E8">
          <w:t xml:space="preserve">the observations are </w:t>
        </w:r>
      </w:ins>
      <w:del w:id="68" w:author="Hendricks, Audrey" w:date="2020-03-27T10:36:00Z">
        <w:r w:rsidDel="00EF79E8">
          <w:delText xml:space="preserve">observational </w:delText>
        </w:r>
      </w:del>
      <w:r>
        <w:t>independen</w:t>
      </w:r>
      <w:ins w:id="69" w:author="Hendricks, Audrey" w:date="2020-03-27T10:36:00Z">
        <w:r w:rsidR="00EF79E8">
          <w:t>t</w:t>
        </w:r>
      </w:ins>
      <w:del w:id="70" w:author="Hendricks, Audrey" w:date="2020-03-27T10:36:00Z">
        <w:r w:rsidDel="00EF79E8">
          <w:delText>ce</w:delText>
        </w:r>
      </w:del>
      <w:r>
        <w:t xml:space="preserve">. </w:t>
      </w:r>
      <w:del w:id="71" w:author="Hendricks, Audrey" w:date="2020-03-27T10:36:00Z">
        <w:r w:rsidDel="00EF79E8">
          <w:delText>Additionally, this method generates</w:delText>
        </w:r>
      </w:del>
      <w:ins w:id="72" w:author="Hendricks, Audrey" w:date="2020-03-27T10:36:00Z">
        <w:r w:rsidR="00EF79E8">
          <w:t>Linear model</w:t>
        </w:r>
      </w:ins>
      <w:r>
        <w:t xml:space="preserve"> </w:t>
      </w:r>
      <w:ins w:id="73" w:author="Hendricks, Audrey" w:date="2020-03-27T10:36:00Z">
        <w:r w:rsidR="00EF79E8">
          <w:t xml:space="preserve">parameter </w:t>
        </w:r>
      </w:ins>
      <w:r>
        <w:t xml:space="preserve">estimates </w:t>
      </w:r>
      <w:del w:id="74" w:author="Hendricks, Audrey" w:date="2020-03-27T10:36:00Z">
        <w:r w:rsidDel="00EF79E8">
          <w:delText>of parameters that</w:delText>
        </w:r>
      </w:del>
      <w:ins w:id="75" w:author="Hendricks, Audrey" w:date="2020-03-27T10:36:00Z">
        <w:r w:rsidR="00EF79E8">
          <w:t>ar</w:t>
        </w:r>
      </w:ins>
      <w:ins w:id="76" w:author="Hendricks, Audrey" w:date="2020-03-27T10:37:00Z">
        <w:r w:rsidR="00EF79E8">
          <w:t>e for the</w:t>
        </w:r>
      </w:ins>
      <w:r>
        <w:t xml:space="preserve"> </w:t>
      </w:r>
      <w:del w:id="77" w:author="Hendricks, Audrey" w:date="2020-03-27T10:37:00Z">
        <w:r w:rsidDel="00EF79E8">
          <w:delText xml:space="preserve">have </w:delText>
        </w:r>
      </w:del>
      <w:r>
        <w:t>population average</w:t>
      </w:r>
      <w:del w:id="78" w:author="Hendricks, Audrey" w:date="2020-03-27T10:37:00Z">
        <w:r w:rsidDel="00EF79E8">
          <w:delText xml:space="preserve"> interpretations</w:delText>
        </w:r>
      </w:del>
      <w:ins w:id="79" w:author="Hendricks, Audrey" w:date="2020-03-27T10:37:00Z">
        <w:r w:rsidR="00EF79E8">
          <w:t xml:space="preserve">s. </w:t>
        </w:r>
      </w:ins>
      <w:del w:id="80" w:author="Hendricks, Audrey" w:date="2020-03-27T10:37:00Z">
        <w:r w:rsidDel="00EF79E8">
          <w:delText>.</w:delText>
        </w:r>
      </w:del>
    </w:p>
    <w:p w14:paraId="3BE02539" w14:textId="71A3ABF8" w:rsidR="00EA3928" w:rsidRDefault="00FE743A" w:rsidP="00EF79E8">
      <w:pPr>
        <w:pStyle w:val="FirstParagraph"/>
        <w:spacing w:line="480" w:lineRule="auto"/>
        <w:pPrChange w:id="81" w:author="Hendricks, Audrey" w:date="2020-03-27T10:37:00Z">
          <w:pPr>
            <w:pStyle w:val="BodyText"/>
            <w:spacing w:line="480" w:lineRule="auto"/>
          </w:pPr>
        </w:pPrChange>
      </w:pPr>
      <w:r>
        <w:t>The error term</w:t>
      </w:r>
      <w:del w:id="82" w:author="Hendricks, Audrey" w:date="2020-03-27T10:37:00Z">
        <w:r w:rsidDel="00EF79E8">
          <w:delText xml:space="preserve"> in the model</w:delText>
        </w:r>
      </w:del>
      <w:r>
        <w:t xml:space="preserve">, </w:t>
      </w:r>
      <w:del w:id="83" w:author="Hendricks, Audrey" w:date="2020-03-27T10:37:00Z">
        <w:r w:rsidDel="00EF79E8">
          <w:delText xml:space="preserve">represented by </w:delText>
        </w:r>
      </w:del>
      <m:oMath>
        <m:sSub>
          <m:sSubPr>
            <m:ctrlPr>
              <w:rPr>
                <w:rFonts w:ascii="Cambria Math" w:hAnsi="Cambria Math"/>
              </w:rPr>
            </m:ctrlPr>
          </m:sSubPr>
          <m:e>
            <m:r>
              <w:rPr>
                <w:rFonts w:ascii="Cambria Math" w:hAnsi="Cambria Math"/>
              </w:rPr>
              <m:t>ϵ</m:t>
            </m:r>
          </m:e>
          <m:sub>
            <m:r>
              <w:rPr>
                <w:rFonts w:ascii="Cambria Math" w:hAnsi="Cambria Math"/>
              </w:rPr>
              <m:t>ij</m:t>
            </m:r>
          </m:sub>
        </m:sSub>
      </m:oMath>
      <w:ins w:id="84" w:author="Hendricks, Audrey" w:date="2020-03-27T10:37:00Z">
        <w:r w:rsidR="00EF79E8">
          <w:rPr>
            <w:rFonts w:eastAsiaTheme="minorEastAsia"/>
          </w:rPr>
          <w:t>,</w:t>
        </w:r>
      </w:ins>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2100D360" w14:textId="3A02D317" w:rsidR="00EA3928" w:rsidRDefault="00FE743A" w:rsidP="00B30809">
      <w:pPr>
        <w:pStyle w:val="Heading2"/>
        <w:spacing w:line="480" w:lineRule="auto"/>
      </w:pPr>
      <w:bookmarkStart w:id="85" w:name="linear-model-with-fixed-effect-intercept"/>
      <w:commentRangeStart w:id="86"/>
      <w:r>
        <w:lastRenderedPageBreak/>
        <w:t>Linear Model with Fixed-Effec</w:t>
      </w:r>
      <w:commentRangeStart w:id="87"/>
      <w:r>
        <w:t xml:space="preserve">t </w:t>
      </w:r>
      <w:commentRangeEnd w:id="87"/>
      <w:r w:rsidR="00EF79E8">
        <w:rPr>
          <w:rStyle w:val="CommentReference"/>
          <w:rFonts w:asciiTheme="minorHAnsi" w:eastAsiaTheme="minorHAnsi" w:hAnsiTheme="minorHAnsi" w:cstheme="minorBidi"/>
          <w:b w:val="0"/>
          <w:bCs w:val="0"/>
          <w:color w:val="auto"/>
        </w:rPr>
        <w:commentReference w:id="87"/>
      </w:r>
      <w:del w:id="88" w:author="Hendricks, Audrey" w:date="2020-03-27T10:37:00Z">
        <w:r w:rsidDel="00EF79E8">
          <w:delText xml:space="preserve">Intercept </w:delText>
        </w:r>
      </w:del>
      <w:r>
        <w:t>(LM-FE)</w:t>
      </w:r>
      <w:bookmarkEnd w:id="85"/>
      <w:commentRangeEnd w:id="86"/>
      <w:r w:rsidR="00C307B9">
        <w:rPr>
          <w:rStyle w:val="CommentReference"/>
          <w:rFonts w:asciiTheme="minorHAnsi" w:eastAsiaTheme="minorHAnsi" w:hAnsiTheme="minorHAnsi" w:cstheme="minorBidi"/>
          <w:b w:val="0"/>
          <w:bCs w:val="0"/>
          <w:color w:val="auto"/>
        </w:rPr>
        <w:commentReference w:id="86"/>
      </w:r>
    </w:p>
    <w:p w14:paraId="37B9D148" w14:textId="054AF9D4" w:rsidR="00EA3928" w:rsidRDefault="00FE743A" w:rsidP="00B30809">
      <w:pPr>
        <w:pStyle w:val="FirstParagraph"/>
        <w:spacing w:line="480" w:lineRule="auto"/>
      </w:pPr>
      <w:r>
        <w:t xml:space="preserve">Adding a subject-specific </w:t>
      </w:r>
      <w:del w:id="89" w:author="Hendricks, Audrey" w:date="2020-03-27T10:37:00Z">
        <w:r w:rsidDel="00EF79E8">
          <w:delText xml:space="preserve">intercept </w:delText>
        </w:r>
      </w:del>
      <w:r>
        <w:t xml:space="preserve">term to the LM model allows for the accounting of </w:t>
      </w:r>
      <w:del w:id="90" w:author="Hendricks, Audrey" w:date="2020-03-27T10:38:00Z">
        <w:r w:rsidDel="00EF79E8">
          <w:delText xml:space="preserve"> within-subject correlation</w:delText>
        </w:r>
      </w:del>
      <w:ins w:id="91" w:author="Hendricks, Audrey" w:date="2020-03-27T10:38:00Z">
        <w:r w:rsidR="00EF79E8">
          <w:t>subject level effects</w:t>
        </w:r>
      </w:ins>
      <w:r>
        <w:t xml:space="preserve"> by uniformly shifting the mean of the fitted values specific to a subject. This model is written as:</w:t>
      </w:r>
    </w:p>
    <w:p w14:paraId="6E9E94F7"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4C5B174" w14:textId="77777777" w:rsidR="00EA3928" w:rsidRDefault="00FE743A" w:rsidP="00B30809">
      <w:pPr>
        <w:pStyle w:val="FirstParagraph"/>
        <w:spacing w:line="480" w:lineRule="auto"/>
      </w:pPr>
      <w:r>
        <w:t>where</w:t>
      </w:r>
    </w:p>
    <w:p w14:paraId="3F35945E"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=i </m:t>
                    </m:r>
                    <m:r>
                      <m:rPr>
                        <m:sty m:val="p"/>
                      </m:rPr>
                      <w:rPr>
                        <w:rFonts w:ascii="Cambria Math" w:hAnsi="Cambria Math"/>
                      </w:rPr>
                      <m:t>for</m:t>
                    </m:r>
                    <m:r>
                      <w:rPr>
                        <w:rFonts w:ascii="Cambria Math" w:hAnsi="Cambria Math"/>
                      </w:rPr>
                      <m:t> i=2,…,N</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w:commentRangeStart w:id="92"/>
                    <m:r>
                      <m:rPr>
                        <m:sty m:val="p"/>
                      </m:rPr>
                      <w:rPr>
                        <w:rFonts w:ascii="Cambria Math" w:hAnsi="Cambria Math"/>
                      </w:rPr>
                      <m:t>if</m:t>
                    </m:r>
                    <m:r>
                      <w:rPr>
                        <w:rFonts w:ascii="Cambria Math" w:hAnsi="Cambria Math"/>
                      </w:rPr>
                      <m:t> i=1</m:t>
                    </m:r>
                    <w:commentRangeEnd w:id="92"/>
                    <m:r>
                      <m:rPr>
                        <m:sty m:val="p"/>
                      </m:rPr>
                      <w:rPr>
                        <w:rStyle w:val="CommentReference"/>
                      </w:rPr>
                      <w:commentReference w:id="92"/>
                    </m:r>
                  </m:e>
                </m:mr>
              </m:m>
            </m:e>
          </m:d>
        </m:oMath>
      </m:oMathPara>
    </w:p>
    <w:p w14:paraId="0589C334" w14:textId="77777777" w:rsidR="00EA3928" w:rsidRDefault="00FE743A" w:rsidP="00B30809">
      <w:pPr>
        <w:pStyle w:val="FirstParagraph"/>
        <w:spacing w:line="480" w:lineRule="auto"/>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for each subject from the global estimated mean Linear Model (LM).</w:t>
      </w:r>
    </w:p>
    <w:p w14:paraId="11124855" w14:textId="77777777" w:rsidR="00EA3928" w:rsidRDefault="00FE743A" w:rsidP="00B30809">
      <w:pPr>
        <w:pStyle w:val="Heading2"/>
        <w:spacing w:line="480" w:lineRule="auto"/>
      </w:pPr>
      <w:bookmarkStart w:id="93" w:name="linear-mixed-effects-models"/>
      <w:commentRangeStart w:id="94"/>
      <w:r>
        <w:t>Linear Mixed Effects Models</w:t>
      </w:r>
      <w:bookmarkEnd w:id="93"/>
      <w:commentRangeEnd w:id="94"/>
      <w:r w:rsidR="00767300">
        <w:rPr>
          <w:rStyle w:val="CommentReference"/>
          <w:rFonts w:asciiTheme="minorHAnsi" w:eastAsiaTheme="minorHAnsi" w:hAnsiTheme="minorHAnsi" w:cstheme="minorBidi"/>
          <w:b w:val="0"/>
          <w:bCs w:val="0"/>
          <w:color w:val="auto"/>
        </w:rPr>
        <w:commentReference w:id="94"/>
      </w:r>
    </w:p>
    <w:p w14:paraId="056D9F54" w14:textId="2ACB9541" w:rsidR="00EA3928" w:rsidRDefault="00FE743A" w:rsidP="00B30809">
      <w:pPr>
        <w:pStyle w:val="FirstParagraph"/>
        <w:spacing w:line="480" w:lineRule="auto"/>
      </w:pPr>
      <w:del w:id="95" w:author="Hendricks, Audrey" w:date="2020-03-27T10:43:00Z">
        <w:r w:rsidDel="00C307B9">
          <w:delText xml:space="preserve">Linear mixed effects models that incorporate subjects using random effects are the next methods outlined. </w:delText>
        </w:r>
      </w:del>
      <w:r>
        <w:t xml:space="preserve">Linear mixed effects models do not require the assumption of independent observations. Correlation structures such as autoregressive, moving-average, or simply unrestricted (unstructured) can be used. Additionally, if it can be reasonably assumed that the model responses have a </w:t>
      </w:r>
      <w:commentRangeStart w:id="96"/>
      <w:r>
        <w:t xml:space="preserve">multivariate normal distribution, </w:t>
      </w:r>
      <w:commentRangeEnd w:id="96"/>
      <w:r w:rsidR="00C307B9">
        <w:rPr>
          <w:rStyle w:val="CommentReference"/>
        </w:rPr>
        <w:commentReference w:id="96"/>
      </w:r>
      <w:r>
        <w:t xml:space="preserve">the model parameters can be </w:t>
      </w:r>
      <w:del w:id="97" w:author="Hendricks, Audrey" w:date="2020-03-27T10:43:00Z">
        <w:r w:rsidDel="00C307B9">
          <w:delText xml:space="preserve">easily </w:delText>
        </w:r>
      </w:del>
      <w:r>
        <w:t>estimated using maximum likelihood estimation techniques such as Restricted Maximum Likelihood estimation (REML) [9].</w:t>
      </w:r>
    </w:p>
    <w:p w14:paraId="598600B4" w14:textId="77777777" w:rsidR="00EA3928" w:rsidRDefault="00FE743A" w:rsidP="00B30809">
      <w:pPr>
        <w:pStyle w:val="Heading3"/>
        <w:spacing w:line="480" w:lineRule="auto"/>
      </w:pPr>
      <w:bookmarkStart w:id="98" w:name="linear-mixed-effects-model-with-random-i"/>
      <w:r>
        <w:lastRenderedPageBreak/>
        <w:t>Linear Mixed Effects Model with Random Intercept (LMM-RI)</w:t>
      </w:r>
      <w:bookmarkEnd w:id="98"/>
    </w:p>
    <w:p w14:paraId="04D5D329" w14:textId="390B6C46" w:rsidR="00EA3928" w:rsidRDefault="00FE743A" w:rsidP="00B30809">
      <w:pPr>
        <w:pStyle w:val="FirstParagraph"/>
        <w:spacing w:line="480" w:lineRule="auto"/>
      </w:pPr>
      <w:r>
        <w:t xml:space="preserve">A random intercept linear mixed effects model (LMM-RI) differs from a linear model with subject specific effects in the way that observational correlation is accounted for. </w:t>
      </w:r>
      <w:del w:id="99" w:author="Hendricks, Audrey" w:date="2020-03-27T10:45:00Z">
        <w:r w:rsidDel="00C307B9">
          <w:delText xml:space="preserve">Observational correlation has been accounted for in the LM-FE model with specific mean differences by subject. </w:delText>
        </w:r>
      </w:del>
      <w:r>
        <w:t>I</w:t>
      </w:r>
      <w:commentRangeStart w:id="100"/>
      <w:r>
        <w:t xml:space="preserve">n order for this method to be justified, it must be the case that observations within a subject are uniformly influenced by the nested nature of the sampling method. This assumptions is not always reasonable, and a method that allows for responses within each subject to vary randomly according to which subject they belong to, would be more appropriate. </w:t>
      </w:r>
      <w:commentRangeEnd w:id="100"/>
      <w:r w:rsidR="00C307B9">
        <w:rPr>
          <w:rStyle w:val="CommentReference"/>
        </w:rPr>
        <w:commentReference w:id="100"/>
      </w:r>
      <w:commentRangeStart w:id="101"/>
      <w:r>
        <w:t>A linear mixed effects model with a random intercept controls for subject-level correlations through the use of subject-specific variances</w:t>
      </w:r>
      <w:del w:id="102" w:author="Hendricks, Audrey" w:date="2020-03-27T10:47:00Z">
        <w:r w:rsidDel="00C307B9">
          <w:delText xml:space="preserve">, </w:delText>
        </w:r>
      </w:del>
      <w:commentRangeEnd w:id="101"/>
      <w:r w:rsidR="00C307B9">
        <w:rPr>
          <w:rStyle w:val="CommentReference"/>
        </w:rPr>
        <w:commentReference w:id="101"/>
      </w:r>
      <w:del w:id="103" w:author="Hendricks, Audrey" w:date="2020-03-27T10:47:00Z">
        <w:r w:rsidDel="00C307B9">
          <w:delText>and therefore accomplishes this desired trait</w:delText>
        </w:r>
      </w:del>
      <w:r>
        <w:t>. The LMM-RI model is written as:</w:t>
      </w:r>
    </w:p>
    <w:p w14:paraId="1A12703D"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0688B4F" w14:textId="77777777" w:rsidR="00EA3928" w:rsidRDefault="00FE743A" w:rsidP="00B30809">
      <w:pPr>
        <w:pStyle w:val="FirstParagraph"/>
        <w:spacing w:line="480" w:lineRule="auto"/>
      </w:pPr>
      <w:r>
        <w:t>where</w:t>
      </w:r>
    </w:p>
    <w:p w14:paraId="55B5238C"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14:paraId="2121A780" w14:textId="77777777" w:rsidR="00EA3928" w:rsidRDefault="00FE743A" w:rsidP="00B30809">
      <w:pPr>
        <w:pStyle w:val="FirstParagraph"/>
        <w:spacing w:line="480" w:lineRule="auto"/>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232393B9" w14:textId="77777777" w:rsidR="00EA3928" w:rsidRDefault="00FE743A" w:rsidP="00B30809">
      <w:pPr>
        <w:pStyle w:val="FirstParagraph"/>
        <w:spacing w:line="480" w:lineRule="auto"/>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14:paraId="26E6D8DB" w14:textId="77777777" w:rsidR="00EA3928" w:rsidRDefault="00FE743A" w:rsidP="00B30809">
      <w:pPr>
        <w:pStyle w:val="Heading3"/>
        <w:spacing w:line="480" w:lineRule="auto"/>
      </w:pPr>
      <w:bookmarkStart w:id="104" w:name="linear-mixed-effect-model-with-random-sl"/>
      <w:r>
        <w:t>Linear Mixed Effect Model with Random Slope (LMM-RS)</w:t>
      </w:r>
      <w:bookmarkEnd w:id="104"/>
    </w:p>
    <w:p w14:paraId="011A0954" w14:textId="625ACC1F" w:rsidR="00EA3928" w:rsidRDefault="00FE743A" w:rsidP="00B30809">
      <w:pPr>
        <w:pStyle w:val="FirstParagraph"/>
        <w:spacing w:line="480" w:lineRule="auto"/>
      </w:pPr>
      <w:r>
        <w:t xml:space="preserve">A random slope linear mixed effects model differs from each of the previously considered methods because it allows for distinct relationships for each subject between the predictor and response variables of interest. </w:t>
      </w:r>
      <w:commentRangeStart w:id="105"/>
      <w:del w:id="106" w:author="Hendricks, Audrey" w:date="2020-03-27T11:19:00Z">
        <w:r w:rsidDel="00767300">
          <w:delText xml:space="preserve">A model with a subject-specific  slope term accounts for subject-level observational correlation with expected differences between the subject-specific, predictor-response relationships. </w:delText>
        </w:r>
      </w:del>
      <w:r>
        <w:t xml:space="preserve">However, this method still assumes that observations within subjects are uniformly influenced as a result of this due to the nested sampling method. Sometimes, a method that allows for responses to vary randomly across the </w:t>
      </w:r>
      <w:r>
        <w:lastRenderedPageBreak/>
        <w:t xml:space="preserve">predictor-response relationship according to which subject they belong to, would be more appropriate. A linear mixed effects model with a random slope controls for subject-level correlations through the use of subject-specific variances in the relationships between predictor and response, and therefore accomplished this desired trait. </w:t>
      </w:r>
      <w:commentRangeEnd w:id="105"/>
      <w:r w:rsidR="00767300">
        <w:rPr>
          <w:rStyle w:val="CommentReference"/>
        </w:rPr>
        <w:commentReference w:id="105"/>
      </w:r>
      <w:r>
        <w:t>The LMM-RS model is written as:</w:t>
      </w:r>
    </w:p>
    <w:p w14:paraId="5EE47EBB"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7EDEB402" w14:textId="77777777" w:rsidR="00EA3928" w:rsidRDefault="00FE743A" w:rsidP="00B30809">
      <w:pPr>
        <w:pStyle w:val="FirstParagraph"/>
        <w:spacing w:line="480" w:lineRule="auto"/>
      </w:pPr>
      <w:r>
        <w:t>where</w:t>
      </w:r>
    </w:p>
    <w:p w14:paraId="40ACA17E" w14:textId="77777777" w:rsidR="00EA3928" w:rsidRDefault="00FE743A" w:rsidP="00B30809">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39BC46D9" w14:textId="77777777" w:rsidR="00EA3928" w:rsidRDefault="00FE743A" w:rsidP="00B30809">
      <w:pPr>
        <w:pStyle w:val="FirstParagraph"/>
        <w:spacing w:line="480" w:lineRule="auto"/>
      </w:pPr>
      <m:oMathPara>
        <m:oMathParaPr>
          <m:jc m:val="center"/>
        </m:oMathParaPr>
        <m:oMath>
          <m:r>
            <w:rPr>
              <w:rFonts w:ascii="Cambria Math" w:hAnsi="Cambria Math"/>
            </w:rPr>
            <m:t>G=</m:t>
          </m:r>
          <m:d>
            <m:dPr>
              <m:begChr m:val="["/>
              <m:endChr m:val="]"/>
              <m:ctrlPr>
                <w:rPr>
                  <w:rFonts w:ascii="Cambria Math" w:hAnsi="Cambria Math"/>
                </w:rPr>
              </m:ctrlPr>
            </m:dPr>
            <m:e>
              <w:commentRangeStart w:id="107"/>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01</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w:commentRangeEnd w:id="107"/>
              <m:r>
                <m:rPr>
                  <m:sty m:val="p"/>
                </m:rPr>
                <w:rPr>
                  <w:rStyle w:val="CommentReference"/>
                </w:rPr>
                <w:commentReference w:id="107"/>
              </m:r>
            </m:e>
          </m:d>
        </m:oMath>
      </m:oMathPara>
    </w:p>
    <w:commentRangeStart w:id="108"/>
    <w:p w14:paraId="06F6D824" w14:textId="77777777" w:rsidR="00EA3928" w:rsidRDefault="00B70A11" w:rsidP="00B30809">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w:commentRangeEnd w:id="108"/>
          <m:r>
            <m:rPr>
              <m:sty m:val="p"/>
            </m:rPr>
            <w:rPr>
              <w:rStyle w:val="CommentReference"/>
            </w:rPr>
            <w:commentReference w:id="108"/>
          </m:r>
        </m:oMath>
      </m:oMathPara>
    </w:p>
    <w:p w14:paraId="46CE805F" w14:textId="77777777" w:rsidR="00EA3928" w:rsidRDefault="00FE743A" w:rsidP="00B30809">
      <w:pPr>
        <w:pStyle w:val="Heading2"/>
        <w:spacing w:line="480" w:lineRule="auto"/>
      </w:pPr>
      <w:bookmarkStart w:id="109" w:name="generalized-estimating-equations-gee"/>
      <w:commentRangeStart w:id="110"/>
      <w:r>
        <w:t>Generalized Estimating Equations (GEE)</w:t>
      </w:r>
      <w:bookmarkEnd w:id="109"/>
      <w:commentRangeEnd w:id="110"/>
      <w:r w:rsidR="007A5EAE">
        <w:rPr>
          <w:rStyle w:val="CommentReference"/>
          <w:rFonts w:asciiTheme="minorHAnsi" w:eastAsiaTheme="minorHAnsi" w:hAnsiTheme="minorHAnsi" w:cstheme="minorBidi"/>
          <w:b w:val="0"/>
          <w:bCs w:val="0"/>
          <w:color w:val="auto"/>
        </w:rPr>
        <w:commentReference w:id="110"/>
      </w:r>
    </w:p>
    <w:p w14:paraId="7B1F8530" w14:textId="37DF4BCA" w:rsidR="00EA3928" w:rsidRDefault="00FE743A" w:rsidP="00B30809">
      <w:pPr>
        <w:pStyle w:val="FirstParagraph"/>
        <w:spacing w:line="480" w:lineRule="auto"/>
      </w:pPr>
      <w:commentRangeStart w:id="111"/>
      <w:del w:id="112" w:author="Hendricks, Audrey" w:date="2020-03-27T11:29:00Z">
        <w:r w:rsidDel="00767300">
          <w:delText xml:space="preserve">The </w:delText>
        </w:r>
      </w:del>
      <w:r>
        <w:t>Generalized Estimating Equation</w:t>
      </w:r>
      <w:ins w:id="113" w:author="Hendricks, Audrey" w:date="2020-03-27T11:29:00Z">
        <w:r w:rsidR="00767300">
          <w:t>s</w:t>
        </w:r>
      </w:ins>
      <w:r>
        <w:t xml:space="preserve"> (GEE) </w:t>
      </w:r>
      <w:del w:id="114" w:author="Hendricks, Audrey" w:date="2020-03-27T11:29:00Z">
        <w:r w:rsidDel="00767300">
          <w:delText>method focuses on estimating</w:delText>
        </w:r>
      </w:del>
      <w:ins w:id="115" w:author="Hendricks, Audrey" w:date="2020-03-27T11:29:00Z">
        <w:r w:rsidR="00767300">
          <w:t>estimates</w:t>
        </w:r>
      </w:ins>
      <w:r>
        <w:t xml:space="preserve"> the fixed effect parameters specified within a model. </w:t>
      </w:r>
      <w:commentRangeEnd w:id="111"/>
      <w:r w:rsidR="00767300">
        <w:rPr>
          <w:rStyle w:val="CommentReference"/>
        </w:rPr>
        <w:commentReference w:id="111"/>
      </w:r>
      <w:r>
        <w:t xml:space="preserve">The method does not directly estimate variances and covariances, but instead approximates these values using </w:t>
      </w:r>
      <w:commentRangeStart w:id="116"/>
      <w:r>
        <w:t xml:space="preserve">a </w:t>
      </w:r>
      <w:del w:id="117" w:author="Hendricks, Audrey" w:date="2020-03-27T11:31:00Z">
        <w:r w:rsidDel="007A5EAE">
          <w:delText>“</w:delText>
        </w:r>
      </w:del>
      <w:r>
        <w:t>working variance-covariance</w:t>
      </w:r>
      <w:del w:id="118" w:author="Hendricks, Audrey" w:date="2020-03-27T11:31:00Z">
        <w:r w:rsidDel="007A5EAE">
          <w:delText>”</w:delText>
        </w:r>
      </w:del>
      <w:r>
        <w:t xml:space="preserve"> structure</w:t>
      </w:r>
      <w:commentRangeEnd w:id="116"/>
      <w:r w:rsidR="007A5EAE">
        <w:rPr>
          <w:rStyle w:val="CommentReference"/>
        </w:rPr>
        <w:commentReference w:id="116"/>
      </w:r>
      <w:r>
        <w:t>.</w:t>
      </w:r>
    </w:p>
    <w:p w14:paraId="034589FD" w14:textId="77777777" w:rsidR="00ED6C1F" w:rsidRDefault="00FE743A" w:rsidP="00B30809">
      <w:pPr>
        <w:pStyle w:val="NormalWeb"/>
        <w:spacing w:line="480" w:lineRule="auto"/>
        <w:rPr>
          <w:rFonts w:ascii="LMMathItalic12" w:hAnsi="LMMathItalic12"/>
        </w:rPr>
      </w:pPr>
      <w:r>
        <w:t xml:space="preserve">Procedurally GEE estimates are computed by finding numerical solutions for an  </w:t>
      </w:r>
      <w:commentRangeStart w:id="119"/>
      <m:oMath>
        <m:r>
          <w:rPr>
            <w:rFonts w:ascii="Cambria Math" w:hAnsi="Cambria Math"/>
          </w:rPr>
          <m:t>U(</m:t>
        </m:r>
        <m:r>
          <m:rPr>
            <m:sty m:val="b"/>
          </m:rPr>
          <w:rPr>
            <w:rFonts w:ascii="Cambria Math" w:hAnsi="Cambria Math"/>
          </w:rPr>
          <m:t>β</m:t>
        </m:r>
        <m:r>
          <w:rPr>
            <w:rFonts w:ascii="Cambria Math" w:hAnsi="Cambria Math"/>
          </w:rPr>
          <m:t>)=0</m:t>
        </m:r>
        <w:commentRangeEnd w:id="119"/>
        <m:r>
          <m:rPr>
            <m:sty m:val="p"/>
          </m:rPr>
          <w:rPr>
            <w:rStyle w:val="CommentReference"/>
            <w:rFonts w:asciiTheme="minorHAnsi" w:eastAsiaTheme="minorHAnsi" w:hAnsiTheme="minorHAnsi" w:cstheme="minorBidi"/>
          </w:rPr>
          <w:commentReference w:id="119"/>
        </m:r>
      </m:oMath>
      <w:r>
        <w:t>, where</w:t>
      </w:r>
      <w:r w:rsidR="00ED6C1F" w:rsidRPr="00ED6C1F">
        <w:rPr>
          <w:rFonts w:ascii="LMMathItalic12" w:hAnsi="LMMathItalic12"/>
        </w:rPr>
        <w:t xml:space="preserve"> </w:t>
      </w:r>
    </w:p>
    <w:p w14:paraId="1DCB52A7" w14:textId="77777777" w:rsidR="00ED6C1F" w:rsidRPr="00ED6C1F" w:rsidRDefault="00ED6C1F" w:rsidP="00B30809">
      <w:pPr>
        <w:pStyle w:val="NormalWeb"/>
        <w:spacing w:line="480" w:lineRule="auto"/>
        <w:rPr>
          <w:rFonts w:ascii="LMMathItalic12" w:hAnsi="LMMathItalic12"/>
        </w:rPr>
      </w:pPr>
      <w:commentRangeStart w:id="1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w:bookmarkStart w:id="121" w:name="OLE_LINK5"/>
                  <w:bookmarkStart w:id="122" w:name="OLE_LINK6"/>
                  <m:sSubSup>
                    <m:sSubSupPr>
                      <m:ctrlPr>
                        <w:rPr>
                          <w:rFonts w:ascii="Cambria Math" w:hAnsi="Cambria Math"/>
                          <w:b/>
                          <w:bCs/>
                          <w:i/>
                        </w:rPr>
                      </m:ctrlPr>
                    </m:sSubSupPr>
                    <m:e>
                      <m:r>
                        <m:rPr>
                          <m:sty m:val="bi"/>
                        </m:rPr>
                        <w:rPr>
                          <w:rFonts w:ascii="Cambria Math" w:hAnsi="Cambria Math"/>
                        </w:rPr>
                        <m:t>D</m:t>
                      </m:r>
                    </m:e>
                    <m:sub>
                      <m:r>
                        <m:rPr>
                          <m:sty m:val="bi"/>
                        </m:rPr>
                        <w:rPr>
                          <w:rFonts w:ascii="Cambria Math" w:hAnsi="Cambria Math"/>
                        </w:rPr>
                        <m:t>i</m:t>
                      </m:r>
                    </m:sub>
                    <m:sup>
                      <m:r>
                        <m:rPr>
                          <m:sty m:val="bi"/>
                        </m:rPr>
                        <w:rPr>
                          <w:rFonts w:ascii="Cambria Math" w:hAnsi="Cambria Math"/>
                        </w:rPr>
                        <m:t>T</m:t>
                      </m:r>
                    </m:sup>
                  </m:sSubSup>
                  <w:bookmarkEnd w:id="121"/>
                  <w:bookmarkEnd w:id="122"/>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-1</m:t>
                      </m:r>
                    </m:sup>
                  </m:sSub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(β)</m:t>
                      </m:r>
                    </m:e>
                  </m:d>
                </m:e>
              </m:d>
            </m:e>
          </m:nary>
          <w:commentRangeEnd w:id="120"/>
          <m:r>
            <m:rPr>
              <m:sty m:val="p"/>
            </m:rPr>
            <w:rPr>
              <w:rStyle w:val="CommentReference"/>
              <w:rFonts w:asciiTheme="minorHAnsi" w:eastAsiaTheme="minorHAnsi" w:hAnsiTheme="minorHAnsi" w:cstheme="minorBidi"/>
            </w:rPr>
            <w:commentReference w:id="120"/>
          </m:r>
        </m:oMath>
      </m:oMathPara>
    </w:p>
    <w:p w14:paraId="1C2E9CCD" w14:textId="77777777" w:rsidR="00ED6C1F" w:rsidRDefault="00ED6C1F" w:rsidP="00B30809">
      <w:pPr>
        <w:pStyle w:val="BodyText"/>
        <w:spacing w:line="480" w:lineRule="auto"/>
      </w:pPr>
      <w:r>
        <w:lastRenderedPageBreak/>
        <w:t>A</w:t>
      </w:r>
      <w:r w:rsidR="00FE743A">
        <w:t>nd</w:t>
      </w:r>
    </w:p>
    <w:p w14:paraId="43421D91" w14:textId="77777777" w:rsidR="00ED6C1F" w:rsidRDefault="00ED6C1F" w:rsidP="00B30809">
      <w:pPr>
        <w:pStyle w:val="BodyText"/>
        <w:spacing w:line="480" w:lineRule="auto"/>
        <w:jc w:val="center"/>
      </w:pPr>
      <w:commentRangeStart w:id="123"/>
      <w:r>
        <w:rPr>
          <w:noProof/>
        </w:rPr>
        <w:drawing>
          <wp:inline distT="0" distB="0" distL="0" distR="0" wp14:anchorId="0054BAD8" wp14:editId="4D90A478">
            <wp:extent cx="2163129" cy="75613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1.jpeg"/>
                    <pic:cNvPicPr/>
                  </pic:nvPicPr>
                  <pic:blipFill>
                    <a:blip r:embed="rId18">
                      <a:extLst>
                        <a:ext uri="{28A0092B-C50C-407E-A947-70E740481C1C}">
                          <a14:useLocalDpi xmlns:a14="http://schemas.microsoft.com/office/drawing/2010/main" val="0"/>
                        </a:ext>
                      </a:extLst>
                    </a:blip>
                    <a:stretch>
                      <a:fillRect/>
                    </a:stretch>
                  </pic:blipFill>
                  <pic:spPr>
                    <a:xfrm>
                      <a:off x="0" y="0"/>
                      <a:ext cx="2215472" cy="774435"/>
                    </a:xfrm>
                    <a:prstGeom prst="rect">
                      <a:avLst/>
                    </a:prstGeom>
                  </pic:spPr>
                </pic:pic>
              </a:graphicData>
            </a:graphic>
          </wp:inline>
        </w:drawing>
      </w:r>
      <w:commentRangeEnd w:id="123"/>
      <w:r w:rsidR="007A5EAE">
        <w:rPr>
          <w:rStyle w:val="CommentReference"/>
        </w:rPr>
        <w:commentReference w:id="123"/>
      </w:r>
    </w:p>
    <w:p w14:paraId="5A752D40" w14:textId="77777777" w:rsidR="00ED6C1F" w:rsidRDefault="00FE743A" w:rsidP="00B30809">
      <w:pPr>
        <w:pStyle w:val="BodyText"/>
        <w:spacing w:line="480" w:lineRule="auto"/>
      </w:pPr>
      <w:r>
        <w:t>outlines the dependence of the marginal exp</w:t>
      </w:r>
      <w:r w:rsidR="00ED6C1F">
        <w:t>e</w:t>
      </w:r>
      <w:r>
        <w:t xml:space="preserve">ctation of the response on the covariates through the link function </w:t>
      </w:r>
      <m:oMath>
        <m:r>
          <w:rPr>
            <w:rFonts w:ascii="Cambria Math" w:hAnsi="Cambria Math"/>
          </w:rPr>
          <m:t>g()</m:t>
        </m:r>
      </m:oMath>
      <w:r>
        <w:t xml:space="preserve">, and therefore:  </w:t>
      </w:r>
    </w:p>
    <w:p w14:paraId="5C55C777" w14:textId="77777777" w:rsidR="00ED6C1F" w:rsidRDefault="00ED6C1F" w:rsidP="00B30809">
      <w:pPr>
        <w:pStyle w:val="BodyText"/>
        <w:spacing w:line="480" w:lineRule="auto"/>
        <w:jc w:val="center"/>
      </w:pPr>
      <w:r>
        <w:rPr>
          <w:noProof/>
        </w:rPr>
        <w:drawing>
          <wp:inline distT="0" distB="0" distL="0" distR="0" wp14:anchorId="41026BAF" wp14:editId="14E9E381">
            <wp:extent cx="2593731" cy="708953"/>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2.jpeg"/>
                    <pic:cNvPicPr/>
                  </pic:nvPicPr>
                  <pic:blipFill>
                    <a:blip r:embed="rId19">
                      <a:extLst>
                        <a:ext uri="{28A0092B-C50C-407E-A947-70E740481C1C}">
                          <a14:useLocalDpi xmlns:a14="http://schemas.microsoft.com/office/drawing/2010/main" val="0"/>
                        </a:ext>
                      </a:extLst>
                    </a:blip>
                    <a:stretch>
                      <a:fillRect/>
                    </a:stretch>
                  </pic:blipFill>
                  <pic:spPr>
                    <a:xfrm>
                      <a:off x="0" y="0"/>
                      <a:ext cx="2633044" cy="719698"/>
                    </a:xfrm>
                    <a:prstGeom prst="rect">
                      <a:avLst/>
                    </a:prstGeom>
                  </pic:spPr>
                </pic:pic>
              </a:graphicData>
            </a:graphic>
          </wp:inline>
        </w:drawing>
      </w:r>
    </w:p>
    <w:p w14:paraId="61D20A8D" w14:textId="77777777" w:rsidR="00EA3928" w:rsidRDefault="00FE743A" w:rsidP="00B30809">
      <w:pPr>
        <w:pStyle w:val="BodyText"/>
        <w:spacing w:line="480" w:lineRule="auto"/>
      </w:pPr>
      <w:commentRangeStart w:id="124"/>
      <w:r>
        <w:t xml:space="preserve">The first derivative matrix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i</m:t>
            </m:r>
          </m:sub>
        </m:sSub>
      </m:oMath>
      <w:r>
        <w:t xml:space="preserve"> is given by:</w:t>
      </w:r>
    </w:p>
    <w:p w14:paraId="51EBB9C2"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
            </m:e>
          </m:d>
          <w:commentRangeEnd w:id="124"/>
          <m:r>
            <m:rPr>
              <m:sty m:val="p"/>
            </m:rPr>
            <w:rPr>
              <w:rStyle w:val="CommentReference"/>
            </w:rPr>
            <w:commentReference w:id="124"/>
          </m:r>
        </m:oMath>
      </m:oMathPara>
    </w:p>
    <w:p w14:paraId="5B422EF4" w14:textId="415E3423" w:rsidR="00EA3928" w:rsidRDefault="00B70A11" w:rsidP="00B30809">
      <w:pPr>
        <w:pStyle w:val="FirstParagraph"/>
        <w:spacing w:line="480" w:lineRule="auto"/>
        <w:rPr>
          <w:ins w:id="125" w:author="Hendricks, Audrey" w:date="2020-03-27T11:37:00Z"/>
        </w:rPr>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FE743A">
        <w:t xml:space="preserve"> is the working covariance matrix. This matrix can be estimated from hyper parameters created in the process of numerically solving for the GEE estimates </w:t>
      </w:r>
      <m:oMath>
        <m:sSub>
          <m:sSubPr>
            <m:ctrlPr>
              <w:rPr>
                <w:rFonts w:ascii="Cambria Math" w:hAnsi="Cambria Math"/>
              </w:rPr>
            </m:ctrlPr>
          </m:sSubPr>
          <m:e>
            <m:r>
              <w:rPr>
                <w:rFonts w:ascii="Cambria Math" w:hAnsi="Cambria Math"/>
              </w:rPr>
              <m:t>β</m:t>
            </m:r>
          </m:e>
          <m:sub>
            <m:r>
              <w:rPr>
                <w:rFonts w:ascii="Cambria Math" w:hAnsi="Cambria Math"/>
              </w:rPr>
              <m:t>GEE</m:t>
            </m:r>
          </m:sub>
        </m:sSub>
      </m:oMath>
      <w:r w:rsidR="00FE743A">
        <w:t xml:space="preserve"> that solve </w:t>
      </w:r>
      <m:oMath>
        <m:r>
          <w:rPr>
            <w:rFonts w:ascii="Cambria Math" w:hAnsi="Cambria Math"/>
          </w:rPr>
          <m:t>U</m:t>
        </m:r>
        <m:d>
          <m:dPr>
            <m:ctrlPr>
              <w:rPr>
                <w:rFonts w:ascii="Cambria Math" w:hAnsi="Cambria Math"/>
              </w:rPr>
            </m:ctrlPr>
          </m:dPr>
          <m:e>
            <m:r>
              <w:rPr>
                <w:rFonts w:ascii="Cambria Math" w:hAnsi="Cambria Math"/>
              </w:rPr>
              <m:t>β</m:t>
            </m:r>
          </m:e>
        </m:d>
        <m:r>
          <w:rPr>
            <w:rFonts w:ascii="Cambria Math" w:hAnsi="Cambria Math"/>
          </w:rPr>
          <m:t>=0</m:t>
        </m:r>
      </m:oMath>
      <w:r w:rsidR="00FE743A">
        <w:t>. Please see Fitzmaurice, Laird, and Ware [9] for more information.</w:t>
      </w:r>
    </w:p>
    <w:p w14:paraId="5602E912" w14:textId="77777777" w:rsidR="007A5EAE" w:rsidRPr="007A5EAE" w:rsidRDefault="007A5EAE" w:rsidP="007A5EAE">
      <w:pPr>
        <w:pStyle w:val="BodyText"/>
        <w:pPrChange w:id="126" w:author="Hendricks, Audrey" w:date="2020-03-27T11:37:00Z">
          <w:pPr>
            <w:pStyle w:val="FirstParagraph"/>
            <w:spacing w:line="480" w:lineRule="auto"/>
          </w:pPr>
        </w:pPrChange>
      </w:pPr>
    </w:p>
    <w:p w14:paraId="15101A90" w14:textId="77777777" w:rsidR="00EA3928" w:rsidRDefault="00FE743A" w:rsidP="00B30809">
      <w:pPr>
        <w:pStyle w:val="BodyText"/>
        <w:spacing w:line="480" w:lineRule="auto"/>
      </w:pPr>
      <w:r>
        <w:t>The GEE algorithm uses the following general steps to converge at an estimate:</w:t>
      </w:r>
    </w:p>
    <w:p w14:paraId="25D7CA93" w14:textId="2D02F439" w:rsidR="00EA3928" w:rsidRDefault="00FE743A" w:rsidP="00B30809">
      <w:pPr>
        <w:pStyle w:val="Compact"/>
        <w:numPr>
          <w:ilvl w:val="0"/>
          <w:numId w:val="5"/>
        </w:numPr>
        <w:spacing w:line="480" w:lineRule="auto"/>
      </w:pPr>
      <w:del w:id="127" w:author="Hendricks, Audrey" w:date="2020-03-27T11:38:00Z">
        <w:r w:rsidDel="007A5EAE">
          <w:delText xml:space="preserve">Generalized linear modeling methods employing </w:delText>
        </w:r>
      </w:del>
      <w:ins w:id="128" w:author="Hendricks, Audrey" w:date="2020-03-27T11:38:00Z">
        <w:r w:rsidR="007A5EAE">
          <w:t>M</w:t>
        </w:r>
      </w:ins>
      <w:del w:id="129" w:author="Hendricks, Audrey" w:date="2020-03-27T11:38:00Z">
        <w:r w:rsidDel="007A5EAE">
          <w:delText>m</w:delText>
        </w:r>
      </w:del>
      <w:r>
        <w:t xml:space="preserve">aximum likelihood estimation </w:t>
      </w:r>
      <w:ins w:id="130" w:author="Hendricks, Audrey" w:date="2020-03-27T11:38:00Z">
        <w:r w:rsidR="007A5EAE">
          <w:t xml:space="preserve">is used </w:t>
        </w:r>
      </w:ins>
      <w:r>
        <w:t xml:space="preserve">are used to obtain intial estimates for </w:t>
      </w:r>
      <m:oMath>
        <m:r>
          <m:rPr>
            <m:sty m:val="b"/>
          </m:rPr>
          <w:rPr>
            <w:rFonts w:ascii="Cambria Math" w:hAnsi="Cambria Math"/>
          </w:rPr>
          <m:t>β</m:t>
        </m:r>
      </m:oMath>
    </w:p>
    <w:p w14:paraId="62832F15" w14:textId="77777777" w:rsidR="00EA3928" w:rsidRDefault="00FE743A" w:rsidP="00B30809">
      <w:pPr>
        <w:pStyle w:val="Compact"/>
        <w:numPr>
          <w:ilvl w:val="0"/>
          <w:numId w:val="5"/>
        </w:numPr>
        <w:spacing w:line="480" w:lineRule="auto"/>
      </w:pPr>
      <w:r>
        <w:t xml:space="preserve">Estimates for </w:t>
      </w:r>
      <m:oMath>
        <m:r>
          <m:rPr>
            <m:sty m:val="b"/>
          </m:rPr>
          <w:rPr>
            <w:rFonts w:ascii="Cambria Math" w:hAnsi="Cambria Math"/>
          </w:rPr>
          <m:t>β</m:t>
        </m:r>
      </m:oMath>
      <w:r>
        <w:t xml:space="preserve"> (from 1) used to </w:t>
      </w:r>
      <w:commentRangeStart w:id="131"/>
      <w:r>
        <w:t>compute hyper-parameters</w:t>
      </w:r>
      <w:commentRangeEnd w:id="131"/>
      <w:r w:rsidR="007A5EAE">
        <w:rPr>
          <w:rStyle w:val="CommentReference"/>
        </w:rPr>
        <w:commentReference w:id="131"/>
      </w:r>
    </w:p>
    <w:p w14:paraId="5DB235FC" w14:textId="03F572AB" w:rsidR="00EA3928" w:rsidRDefault="00FE743A" w:rsidP="00B30809">
      <w:pPr>
        <w:pStyle w:val="Compact"/>
        <w:numPr>
          <w:ilvl w:val="0"/>
          <w:numId w:val="5"/>
        </w:numPr>
        <w:spacing w:line="480" w:lineRule="auto"/>
      </w:pPr>
      <w:r>
        <w:lastRenderedPageBreak/>
        <w:t>New estimates for hyper-parameters and working covariance matrix (</w:t>
      </w: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 xml:space="preserve">) </w:t>
      </w:r>
      <w:ins w:id="132" w:author="Hendricks, Audrey" w:date="2020-03-27T11:39:00Z">
        <w:r w:rsidR="007A5EAE">
          <w:t xml:space="preserve">are </w:t>
        </w:r>
      </w:ins>
      <w:r>
        <w:t xml:space="preserve">used to obtain new estimates for </w:t>
      </w:r>
      <m:oMath>
        <m:r>
          <m:rPr>
            <m:sty m:val="b"/>
          </m:rPr>
          <w:rPr>
            <w:rFonts w:ascii="Cambria Math" w:hAnsi="Cambria Math"/>
          </w:rPr>
          <m:t>β</m:t>
        </m:r>
      </m:oMath>
      <w:r>
        <w:t xml:space="preserve"> by solving (1)</w:t>
      </w:r>
    </w:p>
    <w:p w14:paraId="18CDD9F8" w14:textId="7A3CC7EF" w:rsidR="00EA3928" w:rsidRDefault="00FE743A" w:rsidP="00B30809">
      <w:pPr>
        <w:pStyle w:val="Compact"/>
        <w:numPr>
          <w:ilvl w:val="0"/>
          <w:numId w:val="5"/>
        </w:numPr>
        <w:spacing w:line="480" w:lineRule="auto"/>
        <w:rPr>
          <w:ins w:id="133" w:author="Hendricks, Audrey" w:date="2020-03-27T11:40:00Z"/>
        </w:rPr>
      </w:pPr>
      <w:r>
        <w:t>Repeat Steps 2 &amp; 3 until algorithm converges</w:t>
      </w:r>
    </w:p>
    <w:p w14:paraId="08CF1669" w14:textId="77777777" w:rsidR="007A5EAE" w:rsidRDefault="007A5EAE" w:rsidP="007A5EAE">
      <w:pPr>
        <w:pStyle w:val="Compact"/>
        <w:spacing w:line="480" w:lineRule="auto"/>
        <w:ind w:left="480"/>
        <w:pPrChange w:id="134" w:author="Hendricks, Audrey" w:date="2020-03-27T11:40:00Z">
          <w:pPr>
            <w:pStyle w:val="Compact"/>
            <w:numPr>
              <w:numId w:val="5"/>
            </w:numPr>
            <w:tabs>
              <w:tab w:val="num" w:pos="0"/>
            </w:tabs>
            <w:spacing w:line="480" w:lineRule="auto"/>
            <w:ind w:left="480" w:hanging="480"/>
          </w:pPr>
        </w:pPrChange>
      </w:pPr>
    </w:p>
    <w:p w14:paraId="2C2FB545" w14:textId="77777777" w:rsidR="00EA3928" w:rsidRDefault="00FE743A" w:rsidP="00B30809">
      <w:pPr>
        <w:pStyle w:val="FirstParagraph"/>
        <w:spacing w:line="480" w:lineRule="auto"/>
      </w:pPr>
      <w:commentRangeStart w:id="135"/>
      <w:r>
        <w:t>The algorithm is robust to misspecification of the observational covariance structure. So initially incorrect specifications of the working covariance matrix still converge to the appropriate structure form with algorithmic iteration.</w:t>
      </w:r>
    </w:p>
    <w:p w14:paraId="3D49D80E" w14:textId="3B2E79FA" w:rsidR="00EA3928" w:rsidRDefault="00FE743A" w:rsidP="00B30809">
      <w:pPr>
        <w:pStyle w:val="BodyText"/>
        <w:spacing w:line="480" w:lineRule="auto"/>
      </w:pPr>
      <w:r>
        <w:t>The GEE algorithm is stable, in-part due to the fact that the method estimates population-</w:t>
      </w:r>
      <w:commentRangeEnd w:id="135"/>
      <w:r w:rsidR="00EC5B56">
        <w:rPr>
          <w:rStyle w:val="CommentReference"/>
        </w:rPr>
        <w:commentReference w:id="135"/>
      </w:r>
      <w:r>
        <w:t xml:space="preserve">average effects. </w:t>
      </w:r>
      <w:commentRangeStart w:id="136"/>
      <w:r>
        <w:t xml:space="preserve">Each of the previous methods (model LM withstanding) have subject-specific interpretations, </w:t>
      </w:r>
      <w:commentRangeEnd w:id="136"/>
      <w:r w:rsidR="00EC5B56">
        <w:rPr>
          <w:rStyle w:val="CommentReference"/>
        </w:rPr>
        <w:commentReference w:id="136"/>
      </w:r>
      <w:r>
        <w:t xml:space="preserve">but the GEE algorithm provides marginal parameter estimates. These values do not represent any specific subject, but rather </w:t>
      </w:r>
      <w:ins w:id="137" w:author="Hendricks, Audrey" w:date="2020-03-27T11:42:00Z">
        <w:r w:rsidR="00EC5B56">
          <w:t xml:space="preserve">an estimate of </w:t>
        </w:r>
      </w:ins>
      <w:del w:id="138" w:author="Hendricks, Audrey" w:date="2020-03-27T11:42:00Z">
        <w:r w:rsidDel="00EC5B56">
          <w:delText>a  average subject</w:delText>
        </w:r>
      </w:del>
      <w:ins w:id="139" w:author="Hendricks, Audrey" w:date="2020-03-27T11:42:00Z">
        <w:r w:rsidR="00EC5B56">
          <w:t>the average population</w:t>
        </w:r>
      </w:ins>
      <w:r>
        <w:t>.</w:t>
      </w:r>
    </w:p>
    <w:p w14:paraId="54F26F92" w14:textId="77777777" w:rsidR="00EA3928" w:rsidRDefault="00FE743A" w:rsidP="00B30809">
      <w:pPr>
        <w:pStyle w:val="BodyText"/>
        <w:spacing w:line="480" w:lineRule="auto"/>
      </w:pPr>
      <w:r>
        <w:t>According to Fitzmaurice, Laird, and Ware [9], responses modeled with the GEE process need to be stationary, i.e:</w:t>
      </w:r>
    </w:p>
    <w:p w14:paraId="73AF0FC0"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oMath>
      </m:oMathPara>
    </w:p>
    <w:p w14:paraId="1DFC1F2E" w14:textId="77777777" w:rsidR="00EA3928" w:rsidRDefault="00FE743A" w:rsidP="00B30809">
      <w:pPr>
        <w:pStyle w:val="FirstParagraph"/>
        <w:spacing w:line="480" w:lineRule="auto"/>
      </w:pPr>
      <w:r>
        <w:t>The scRNA-seq data is assumed to be independent within-subject, therefore:</w:t>
      </w:r>
    </w:p>
    <w:p w14:paraId="6C44E6E0"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oMath>
      </m:oMathPara>
    </w:p>
    <w:p w14:paraId="2A59FDF0" w14:textId="77777777" w:rsidR="00EA3928" w:rsidRDefault="00FE743A" w:rsidP="00B30809">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596F9CA7" w14:textId="7E819FB5" w:rsidR="00EA3928" w:rsidDel="00EC5B56" w:rsidRDefault="00FE743A" w:rsidP="00B30809">
      <w:pPr>
        <w:pStyle w:val="FirstParagraph"/>
        <w:spacing w:line="480" w:lineRule="auto"/>
        <w:rPr>
          <w:del w:id="140" w:author="Hendricks, Audrey" w:date="2020-03-27T11:42:00Z"/>
        </w:rPr>
      </w:pPr>
      <w:commentRangeStart w:id="141"/>
      <w:del w:id="142" w:author="Hendricks, Audrey" w:date="2020-03-27T11:42:00Z">
        <w:r w:rsidDel="00EC5B56">
          <w:delText>as needed.</w:delText>
        </w:r>
      </w:del>
    </w:p>
    <w:p w14:paraId="29D9A2EA" w14:textId="77777777" w:rsidR="00EA3928" w:rsidRDefault="00FE743A" w:rsidP="00B30809">
      <w:pPr>
        <w:pStyle w:val="BodyText"/>
        <w:spacing w:line="480" w:lineRule="auto"/>
      </w:pPr>
      <w:r>
        <w:t>The three-part specification of the GEE framework includes:</w:t>
      </w:r>
      <w:commentRangeEnd w:id="141"/>
      <w:r w:rsidR="00EC5B56">
        <w:rPr>
          <w:rStyle w:val="CommentReference"/>
        </w:rPr>
        <w:commentReference w:id="141"/>
      </w:r>
    </w:p>
    <w:p w14:paraId="1D4BA23B" w14:textId="77777777" w:rsidR="00EA3928" w:rsidRDefault="00FE743A" w:rsidP="00B30809">
      <w:pPr>
        <w:pStyle w:val="Compact"/>
        <w:numPr>
          <w:ilvl w:val="0"/>
          <w:numId w:val="6"/>
        </w:numPr>
        <w:spacing w:line="480" w:lineRule="auto"/>
      </w:pPr>
      <w:r>
        <w:t>The link function and linear predictor</w:t>
      </w:r>
    </w:p>
    <w:p w14:paraId="799B8640" w14:textId="77777777" w:rsidR="00EA3928" w:rsidRDefault="00FE743A" w:rsidP="00B30809">
      <w:pPr>
        <w:pStyle w:val="Compact"/>
        <w:numPr>
          <w:ilvl w:val="0"/>
          <w:numId w:val="6"/>
        </w:numPr>
        <w:spacing w:line="480" w:lineRule="auto"/>
      </w:pPr>
      <w:r>
        <w:lastRenderedPageBreak/>
        <w:t>Variance function</w:t>
      </w:r>
    </w:p>
    <w:p w14:paraId="5E7A36C4" w14:textId="77777777" w:rsidR="00EA3928" w:rsidRDefault="00FE743A" w:rsidP="00B30809">
      <w:pPr>
        <w:pStyle w:val="Compact"/>
        <w:numPr>
          <w:ilvl w:val="0"/>
          <w:numId w:val="6"/>
        </w:numPr>
        <w:spacing w:line="480" w:lineRule="auto"/>
      </w:pPr>
      <w:r>
        <w:t>A working covariance matrix</w:t>
      </w:r>
    </w:p>
    <w:p w14:paraId="1193DE3D" w14:textId="46F977B2" w:rsidR="00EA3928" w:rsidRDefault="00FE743A" w:rsidP="00EC5B56">
      <w:pPr>
        <w:pStyle w:val="FirstParagraph"/>
        <w:numPr>
          <w:ilvl w:val="1"/>
          <w:numId w:val="6"/>
        </w:numPr>
        <w:spacing w:line="480" w:lineRule="auto"/>
        <w:pPrChange w:id="143" w:author="Hendricks, Audrey" w:date="2020-03-27T11:44:00Z">
          <w:pPr>
            <w:pStyle w:val="FirstParagraph"/>
            <w:spacing w:line="480" w:lineRule="auto"/>
          </w:pPr>
        </w:pPrChange>
      </w:pPr>
      <w:del w:id="144" w:author="Hendricks, Audrey" w:date="2020-03-27T11:43:00Z">
        <w:r w:rsidDel="00EC5B56">
          <w:delText>All three items are chosen so that the resulting model estimates are comparable to preceding estimates for intercept and slope. Therefore,</w:delText>
        </w:r>
      </w:del>
      <w:ins w:id="145" w:author="Hendricks, Audrey" w:date="2020-03-27T11:43:00Z">
        <w:r w:rsidR="00EC5B56">
          <w:t>Here,</w:t>
        </w:r>
      </w:ins>
      <w:r>
        <w:t xml:space="preserve"> the identity link function </w:t>
      </w:r>
      <w:del w:id="146" w:author="Hendricks, Audrey" w:date="2020-03-27T11:44:00Z">
        <w:r w:rsidDel="00EC5B56">
          <w:delText>will be assumed</w:delText>
        </w:r>
      </w:del>
      <w:ins w:id="147" w:author="Hendricks, Audrey" w:date="2020-03-27T11:44:00Z">
        <w:r w:rsidR="00EC5B56">
          <w:t>is used</w:t>
        </w:r>
      </w:ins>
      <w:r>
        <w:t>:</w:t>
      </w:r>
    </w:p>
    <w:p w14:paraId="70C18640" w14:textId="77777777" w:rsidR="00EA3928" w:rsidRDefault="00FE743A" w:rsidP="00B30809">
      <w:pPr>
        <w:pStyle w:val="BodyText"/>
        <w:spacing w:line="480" w:lineRule="auto"/>
      </w:pPr>
      <m:oMathPara>
        <m:oMathParaPr>
          <m:jc m:val="center"/>
        </m:oMathParaPr>
        <m:oMath>
          <m:r>
            <w:rPr>
              <w:rFonts w:ascii="Cambria Math" w:hAnsi="Cambria Math"/>
            </w:rPr>
            <m:t>g(x)=x</m:t>
          </m:r>
        </m:oMath>
      </m:oMathPara>
    </w:p>
    <w:p w14:paraId="4B483904" w14:textId="77777777" w:rsidR="00EA3928" w:rsidRDefault="00FE743A" w:rsidP="00B30809">
      <w:pPr>
        <w:pStyle w:val="FirstParagraph"/>
        <w:spacing w:line="480" w:lineRule="auto"/>
      </w:pPr>
      <w:r>
        <w:t>in conjunction with the linear predictor:</w:t>
      </w:r>
    </w:p>
    <w:p w14:paraId="2CC01A5B" w14:textId="77777777" w:rsidR="00EA3928" w:rsidRDefault="00FE743A" w:rsidP="00B30809">
      <w:pPr>
        <w:pStyle w:val="BodyText"/>
        <w:spacing w:line="480" w:lineRule="auto"/>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60BFEEF9" w14:textId="77777777" w:rsidR="00EA3928" w:rsidRDefault="00FE743A" w:rsidP="00B30809">
      <w:pPr>
        <w:pStyle w:val="FirstParagraph"/>
        <w:spacing w:line="480" w:lineRule="auto"/>
      </w:pPr>
      <w:r>
        <w:t>which implies the modeling equation:</w:t>
      </w:r>
    </w:p>
    <w:p w14:paraId="3E3F9F19"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14B95DD8" w14:textId="77777777" w:rsidR="00EC5B56" w:rsidRDefault="00FE743A" w:rsidP="00EC5B56">
      <w:pPr>
        <w:pStyle w:val="FirstParagraph"/>
        <w:numPr>
          <w:ilvl w:val="1"/>
          <w:numId w:val="6"/>
        </w:numPr>
        <w:spacing w:line="480" w:lineRule="auto"/>
        <w:rPr>
          <w:ins w:id="148" w:author="Hendricks, Audrey" w:date="2020-03-27T11:44:00Z"/>
        </w:rPr>
      </w:pPr>
      <w:del w:id="149" w:author="Hendricks, Audrey" w:date="2020-03-27T11:44:00Z">
        <w:r w:rsidDel="00EC5B56">
          <w:delText>Additionally, an identity</w:delText>
        </w:r>
      </w:del>
      <w:ins w:id="150" w:author="Hendricks, Audrey" w:date="2020-03-27T11:44:00Z">
        <w:r w:rsidR="00EC5B56">
          <w:t>An identity</w:t>
        </w:r>
      </w:ins>
      <w:r>
        <w:t xml:space="preserve"> variance function </w:t>
      </w:r>
      <w:del w:id="151" w:author="Hendricks, Audrey" w:date="2020-03-27T11:44:00Z">
        <w:r w:rsidDel="00EC5B56">
          <w:delText>will be assumed</w:delText>
        </w:r>
      </w:del>
      <w:ins w:id="152" w:author="Hendricks, Audrey" w:date="2020-03-27T11:44:00Z">
        <w:r w:rsidR="00EC5B56">
          <w:t>is used</w:t>
        </w:r>
      </w:ins>
    </w:p>
    <w:p w14:paraId="29C7575A" w14:textId="733747CA" w:rsidR="00EA3928" w:rsidRDefault="00FE743A" w:rsidP="00EC5B56">
      <w:pPr>
        <w:pStyle w:val="FirstParagraph"/>
        <w:numPr>
          <w:ilvl w:val="1"/>
          <w:numId w:val="6"/>
        </w:numPr>
        <w:spacing w:line="480" w:lineRule="auto"/>
        <w:pPrChange w:id="153" w:author="Hendricks, Audrey" w:date="2020-03-27T11:44:00Z">
          <w:pPr>
            <w:pStyle w:val="FirstParagraph"/>
            <w:spacing w:line="480" w:lineRule="auto"/>
          </w:pPr>
        </w:pPrChange>
      </w:pPr>
      <w:del w:id="154" w:author="Hendricks, Audrey" w:date="2020-03-27T11:44:00Z">
        <w:r w:rsidDel="00EC5B56">
          <w:delText>:  and</w:delText>
        </w:r>
      </w:del>
      <w:ins w:id="155" w:author="Hendricks, Audrey" w:date="2020-03-27T11:44:00Z">
        <w:r w:rsidR="00EC5B56">
          <w:t>And, a</w:t>
        </w:r>
      </w:ins>
      <w:del w:id="156" w:author="Hendricks, Audrey" w:date="2020-03-27T11:44:00Z">
        <w:r w:rsidDel="00EC5B56">
          <w:delText xml:space="preserve"> a</w:delText>
        </w:r>
      </w:del>
      <w:r>
        <w:t xml:space="preserve"> working covariance matrix structure for repeated measures that correspond to the assumption of independence of observations within a subject will be specified as:</w:t>
      </w:r>
    </w:p>
    <w:p w14:paraId="5F6EE64B" w14:textId="77777777" w:rsidR="00EA3928" w:rsidRDefault="00B70A11" w:rsidP="00B30809">
      <w:pPr>
        <w:pStyle w:val="BodyText"/>
        <w:spacing w:line="480" w:lineRule="auto"/>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3C85B9D7" w14:textId="77777777" w:rsidR="00EA3928" w:rsidRDefault="00FE743A" w:rsidP="00B30809">
      <w:pPr>
        <w:pStyle w:val="FirstParagraph"/>
        <w:spacing w:line="480" w:lineRule="auto"/>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71374AD7" w14:textId="77777777" w:rsidR="00EA3928" w:rsidRDefault="00FE743A" w:rsidP="00B30809">
      <w:pPr>
        <w:pStyle w:val="Heading2"/>
        <w:spacing w:line="480" w:lineRule="auto"/>
      </w:pPr>
      <w:bookmarkStart w:id="157" w:name="parameter-interpretations"/>
      <w:r>
        <w:t>Parameter Interpretations</w:t>
      </w:r>
      <w:bookmarkEnd w:id="157"/>
    </w:p>
    <w:p w14:paraId="713EFCDC" w14:textId="77777777" w:rsidR="00EA3928" w:rsidRDefault="00FE743A" w:rsidP="00B30809">
      <w:pPr>
        <w:pStyle w:val="FirstParagraph"/>
        <w:spacing w:line="480" w:lineRule="auto"/>
      </w:pPr>
      <w:r>
        <w:t xml:space="preserve">The GEE and LM modeling techniques are methods of obtaining estimates of population-averaged parameters. These parameter values are interpreted as contributing to the </w:t>
      </w:r>
      <w:r>
        <w:lastRenderedPageBreak/>
        <w:t>response of the  average subject (not representative of any single subject within the sample).</w:t>
      </w:r>
    </w:p>
    <w:p w14:paraId="18776D59" w14:textId="30C4A026" w:rsidR="00EA3928" w:rsidRDefault="00FE743A" w:rsidP="00B30809">
      <w:pPr>
        <w:pStyle w:val="BodyText"/>
        <w:spacing w:line="480" w:lineRule="auto"/>
      </w:pPr>
      <w:del w:id="158" w:author="Hendricks, Audrey" w:date="2020-03-27T11:45:00Z">
        <w:r w:rsidDel="00EC5B56">
          <w:delText xml:space="preserve">Suppose that </w:delTex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population</m:t>
              </m:r>
            </m:sub>
          </m:sSub>
        </m:oMath>
        <w:r w:rsidDel="00EC5B56">
          <w:delText xml:space="preserve"> represents an estimate obtained for the fixed effect slope as obtained by one of the previously describe  modeling methods. </w:delText>
        </w:r>
      </w:del>
      <w:r>
        <w:t xml:space="preserve">An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del w:id="159" w:author="Hendricks, Audrey" w:date="2020-03-27T11:47:00Z">
            <w:rPr>
              <w:rFonts w:ascii="Cambria Math" w:hAnsi="Cambria Math"/>
            </w:rPr>
            <m:t>(</m:t>
          </w:del>
        </m:r>
        <m:acc>
          <m:accPr>
            <m:ctrlPr>
              <w:ins w:id="160" w:author="Hendricks, Audrey" w:date="2020-03-27T11:46:00Z">
                <w:rPr>
                  <w:rFonts w:ascii="Cambria Math" w:hAnsi="Cambria Math"/>
                </w:rPr>
              </w:ins>
            </m:ctrlPr>
          </m:accPr>
          <m:e>
            <m:r>
              <w:ins w:id="161" w:author="Hendricks, Audrey" w:date="2020-03-27T11:46:00Z">
                <w:rPr>
                  <w:rFonts w:ascii="Cambria Math" w:hAnsi="Cambria Math"/>
                </w:rPr>
                <m:t>β</m:t>
              </w:ins>
            </m:r>
          </m:e>
        </m:acc>
        <m:r>
          <w:ins w:id="162" w:author="Hendricks, Audrey" w:date="2020-03-27T11:47:00Z">
            <w:rPr>
              <w:rFonts w:ascii="Cambria Math" w:hAnsi="Cambria Math"/>
            </w:rPr>
            <m:t xml:space="preserve"> </m:t>
          </w:ins>
        </m:r>
        <m:sSub>
          <m:sSubPr>
            <m:ctrlPr>
              <w:del w:id="163" w:author="Hendricks, Audrey" w:date="2020-03-27T11:46:00Z">
                <w:rPr>
                  <w:rFonts w:ascii="Cambria Math" w:hAnsi="Cambria Math"/>
                </w:rPr>
              </w:del>
            </m:ctrlPr>
          </m:sSubPr>
          <m:e>
            <m:acc>
              <m:accPr>
                <m:ctrlPr>
                  <w:del w:id="164" w:author="Hendricks, Audrey" w:date="2020-03-27T11:46:00Z">
                    <w:rPr>
                      <w:rFonts w:ascii="Cambria Math" w:hAnsi="Cambria Math"/>
                    </w:rPr>
                  </w:del>
                </m:ctrlPr>
              </m:accPr>
              <m:e>
                <m:r>
                  <w:del w:id="165" w:author="Hendricks, Audrey" w:date="2020-03-27T11:46:00Z">
                    <w:rPr>
                      <w:rFonts w:ascii="Cambria Math" w:hAnsi="Cambria Math"/>
                    </w:rPr>
                    <m:t>β</m:t>
                  </w:del>
                </m:r>
              </m:e>
            </m:acc>
          </m:e>
          <m:sub>
            <m:r>
              <w:del w:id="166" w:author="Hendricks, Audrey" w:date="2020-03-27T11:46:00Z">
                <w:rPr>
                  <w:rFonts w:ascii="Cambria Math" w:hAnsi="Cambria Math"/>
                </w:rPr>
                <m:t>population</m:t>
              </w:del>
            </m:r>
          </m:sub>
        </m:sSub>
        <m:r>
          <w:del w:id="167" w:author="Hendricks, Audrey" w:date="2020-03-27T11:46:00Z">
            <w:rPr>
              <w:rFonts w:ascii="Cambria Math" w:hAnsi="Cambria Math"/>
            </w:rPr>
            <m:t>)</m:t>
          </w:del>
        </m:r>
      </m:oMath>
      <w:del w:id="168" w:author="Hendricks, Audrey" w:date="2020-03-27T11:46:00Z">
        <w:r w:rsidDel="00EC5B56">
          <w:rPr>
            <w:b/>
          </w:rPr>
          <w:delText xml:space="preserve"> </w:delText>
        </w:r>
      </w:del>
      <w:r>
        <w:rPr>
          <w:b/>
        </w:rPr>
        <w:t>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14:paraId="38AAB8B0" w14:textId="77777777" w:rsidR="00EA3928" w:rsidRDefault="00FE743A" w:rsidP="00B30809">
      <w:pPr>
        <w:pStyle w:val="BodyText"/>
        <w:spacing w:line="480" w:lineRule="auto"/>
      </w:pPr>
      <w:r>
        <w:t xml:space="preserve">Conversely, the </w:t>
      </w:r>
      <w:commentRangeStart w:id="169"/>
      <w:r>
        <w:t xml:space="preserve">LM-FE, </w:t>
      </w:r>
      <w:commentRangeEnd w:id="169"/>
      <w:r w:rsidR="00EC5B56">
        <w:rPr>
          <w:rStyle w:val="CommentReference"/>
        </w:rPr>
        <w:commentReference w:id="169"/>
      </w:r>
      <w:r>
        <w:t xml:space="preserve">LMM-RI and LMM-RS modeling techniques are methods of obtaining estimates of subject-specific parameters. These parameter values are interpreted as contributing to the average response </w:t>
      </w:r>
      <w:commentRangeStart w:id="170"/>
      <w:r>
        <w:t>having controlled for a constant subject of origin (i.e. the parameter estimate attributable to a single subject within the sample)</w:t>
      </w:r>
      <w:commentRangeEnd w:id="170"/>
      <w:r w:rsidR="00EC5B56">
        <w:rPr>
          <w:rStyle w:val="CommentReference"/>
        </w:rPr>
        <w:commentReference w:id="170"/>
      </w:r>
    </w:p>
    <w:p w14:paraId="087C0B1D" w14:textId="7F657DA5" w:rsidR="00EA3928" w:rsidRDefault="00FE743A" w:rsidP="00B30809">
      <w:pPr>
        <w:pStyle w:val="BodyText"/>
        <w:spacing w:line="480" w:lineRule="auto"/>
      </w:pPr>
      <w:r>
        <w:t xml:space="preserve">Suppose that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oMath>
      <w:r>
        <w:t xml:space="preserve"> represents an estimate obtained for the fixed effect slope as obtained by one of the previously </w:t>
      </w:r>
      <w:proofErr w:type="gramStart"/>
      <w:r>
        <w:t>describe  modeling</w:t>
      </w:r>
      <w:proofErr w:type="gramEnd"/>
      <w:r>
        <w:t xml:space="preserve"> methods. An interpretation of this parameter is: </w:t>
      </w:r>
      <w:r>
        <w:rPr>
          <w:b/>
        </w:rPr>
        <w:t>for a given subject (</w:t>
      </w:r>
      <w:commentRangeStart w:id="171"/>
      <w:r>
        <w:rPr>
          <w:b/>
        </w:rPr>
        <w:t>controlling</w:t>
      </w:r>
      <w:commentRangeEnd w:id="171"/>
      <w:r w:rsidR="00EC5B56">
        <w:rPr>
          <w:rStyle w:val="CommentReference"/>
        </w:rPr>
        <w:commentReference w:id="171"/>
      </w:r>
      <w:r>
        <w:rPr>
          <w:b/>
        </w:rPr>
        <w:t xml:space="preserve"> </w:t>
      </w:r>
      <w:ins w:id="172" w:author="Hendricks, Audrey" w:date="2020-03-27T11:49:00Z">
        <w:r w:rsidR="00EC5B56">
          <w:rPr>
            <w:b/>
          </w:rPr>
          <w:t>on</w:t>
        </w:r>
      </w:ins>
      <w:del w:id="173" w:author="Hendricks, Audrey" w:date="2020-03-27T11:49:00Z">
        <w:r w:rsidDel="00EC5B56">
          <w:rPr>
            <w:b/>
          </w:rPr>
          <w:delText>for</w:delText>
        </w:r>
      </w:del>
      <w:r>
        <w:rPr>
          <w:b/>
        </w:rPr>
        <w:t xml:space="preserve"> the subject </w:t>
      </w:r>
      <w:commentRangeStart w:id="174"/>
      <w:r>
        <w:rPr>
          <w:b/>
        </w:rPr>
        <w:t>of origin</w:t>
      </w:r>
      <w:commentRangeEnd w:id="174"/>
      <w:r w:rsidR="00EC5B56">
        <w:rPr>
          <w:rStyle w:val="CommentReference"/>
        </w:rPr>
        <w:commentReference w:id="174"/>
      </w:r>
      <w:r>
        <w:rPr>
          <w:b/>
        </w:rPr>
        <w: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14:paraId="19C2FC7A" w14:textId="77777777" w:rsidR="00EA3928" w:rsidRDefault="00FE743A" w:rsidP="00B30809">
      <w:pPr>
        <w:pStyle w:val="Heading1"/>
        <w:spacing w:line="480" w:lineRule="auto"/>
      </w:pPr>
      <w:bookmarkStart w:id="175" w:name="results"/>
      <w:r>
        <w:lastRenderedPageBreak/>
        <w:t>Results</w:t>
      </w:r>
      <w:bookmarkEnd w:id="175"/>
    </w:p>
    <w:p w14:paraId="685C9CD9" w14:textId="77777777" w:rsidR="00505264" w:rsidRPr="00505264" w:rsidRDefault="00505264" w:rsidP="00505264">
      <w:pPr>
        <w:pStyle w:val="BodyText"/>
        <w:jc w:val="center"/>
      </w:pPr>
      <w:r>
        <w:rPr>
          <w:noProof/>
        </w:rPr>
        <w:drawing>
          <wp:inline distT="0" distB="0" distL="0" distR="0" wp14:anchorId="6BC997EA" wp14:editId="2FD5D3DC">
            <wp:extent cx="5462280" cy="34927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3wcap.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1064" cy="3504719"/>
                    </a:xfrm>
                    <a:prstGeom prst="rect">
                      <a:avLst/>
                    </a:prstGeom>
                  </pic:spPr>
                </pic:pic>
              </a:graphicData>
            </a:graphic>
          </wp:inline>
        </w:drawing>
      </w:r>
    </w:p>
    <w:p w14:paraId="43FA2A71" w14:textId="77777777" w:rsidR="00505264" w:rsidRDefault="00505264" w:rsidP="00505264">
      <w:pPr>
        <w:pStyle w:val="Compact"/>
        <w:spacing w:line="480" w:lineRule="auto"/>
        <w:jc w:val="center"/>
      </w:pPr>
      <w:r>
        <w:rPr>
          <w:noProof/>
        </w:rPr>
        <w:drawing>
          <wp:inline distT="0" distB="0" distL="0" distR="0" wp14:anchorId="392D6F78" wp14:editId="1F1A328D">
            <wp:extent cx="5318786" cy="339527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4wcap.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7020" cy="3406912"/>
                    </a:xfrm>
                    <a:prstGeom prst="rect">
                      <a:avLst/>
                    </a:prstGeom>
                  </pic:spPr>
                </pic:pic>
              </a:graphicData>
            </a:graphic>
          </wp:inline>
        </w:drawing>
      </w:r>
    </w:p>
    <w:p w14:paraId="6F3B0352" w14:textId="77777777" w:rsidR="00EA3928" w:rsidRDefault="00FE743A" w:rsidP="00B30809">
      <w:pPr>
        <w:pStyle w:val="Compact"/>
        <w:spacing w:line="480" w:lineRule="auto"/>
      </w:pPr>
      <w:commentRangeStart w:id="176"/>
      <w:r>
        <w:lastRenderedPageBreak/>
        <w:t>Displayed</w:t>
      </w:r>
      <w:commentRangeEnd w:id="176"/>
      <w:r w:rsidR="00C51C9C">
        <w:rPr>
          <w:rStyle w:val="CommentReference"/>
        </w:rPr>
        <w:commentReference w:id="176"/>
      </w:r>
      <w:r>
        <w:t xml:space="preserve"> in </w:t>
      </w:r>
      <w:r w:rsidR="00671B26">
        <w:t>(</w:t>
      </w:r>
      <w:r w:rsidR="00671B26" w:rsidRPr="00671B26">
        <w:rPr>
          <w:b/>
          <w:bCs/>
        </w:rPr>
        <w:t xml:space="preserve">Table </w:t>
      </w:r>
      <w:r w:rsidR="00671B26">
        <w:rPr>
          <w:b/>
          <w:bCs/>
        </w:rPr>
        <w:t xml:space="preserve">5) </w:t>
      </w:r>
      <w:r w:rsidR="00671B26">
        <w:t>– (</w:t>
      </w:r>
      <w:r w:rsidR="00671B26" w:rsidRPr="00671B26">
        <w:rPr>
          <w:b/>
          <w:bCs/>
        </w:rPr>
        <w:t>Table 1</w:t>
      </w:r>
      <w:r w:rsidR="00671B26">
        <w:rPr>
          <w:b/>
          <w:bCs/>
        </w:rPr>
        <w:t>0</w:t>
      </w:r>
      <w:r w:rsidR="00671B26">
        <w:t>)</w:t>
      </w:r>
      <w:r>
        <w:t xml:space="preserve">  below are percent change in: parameter estimate, standard error, and test statistic for the </w:t>
      </w:r>
      <m:oMath>
        <m:r>
          <w:rPr>
            <w:rFonts w:ascii="Cambria Math" w:hAnsi="Cambria Math"/>
          </w:rPr>
          <m:t>MALAT1∼CD19</m:t>
        </m:r>
      </m:oMath>
      <w:r>
        <w:t xml:space="preserve"> variable pairing in </w:t>
      </w:r>
      <w:r w:rsidR="00671B26" w:rsidRPr="00671B26">
        <w:rPr>
          <w:b/>
          <w:bCs/>
        </w:rPr>
        <w:t>Table</w:t>
      </w:r>
      <w:r w:rsidR="00671B26">
        <w:rPr>
          <w:b/>
          <w:bCs/>
        </w:rPr>
        <w:t>s (5)-(7)</w:t>
      </w:r>
      <w:r>
        <w:t xml:space="preserve"> and the </w:t>
      </w:r>
      <m:oMath>
        <m:r>
          <w:rPr>
            <w:rFonts w:ascii="Cambria Math" w:hAnsi="Cambria Math"/>
          </w:rPr>
          <m:t>FBLN1∼CD34</m:t>
        </m:r>
      </m:oMath>
      <w:r>
        <w:t xml:space="preserve"> variable paring in</w:t>
      </w:r>
      <w:r w:rsidR="00671B26">
        <w:t xml:space="preserve"> </w:t>
      </w:r>
      <w:r w:rsidR="00671B26" w:rsidRPr="00671B26">
        <w:rPr>
          <w:b/>
          <w:bCs/>
        </w:rPr>
        <w:t>Table</w:t>
      </w:r>
      <w:r w:rsidR="00671B26">
        <w:rPr>
          <w:b/>
          <w:bCs/>
        </w:rPr>
        <w:t>s (8)-(10)</w:t>
      </w:r>
      <w:r>
        <w:t xml:space="preserve"> . Where the percent change in estimate is defined as:</w:t>
      </w:r>
    </w:p>
    <w:p w14:paraId="45FB4B90" w14:textId="77777777" w:rsidR="00EA3928" w:rsidRPr="00505264" w:rsidRDefault="00FE743A" w:rsidP="00B30809">
      <w:pPr>
        <w:pStyle w:val="Compact"/>
        <w:spacing w:line="480" w:lineRule="auto"/>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14:paraId="548EA702" w14:textId="77777777" w:rsidR="00505264" w:rsidRDefault="00505264" w:rsidP="00B30809">
      <w:pPr>
        <w:pStyle w:val="Compact"/>
        <w:spacing w:line="480" w:lineRule="auto"/>
      </w:pPr>
      <w:r>
        <w:rPr>
          <w:noProof/>
        </w:rPr>
        <w:drawing>
          <wp:inline distT="0" distB="0" distL="0" distR="0" wp14:anchorId="4B120A89" wp14:editId="0E2B1645">
            <wp:extent cx="5943600" cy="24866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5wcap.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7FA9CD71" w14:textId="77777777" w:rsidR="00505264" w:rsidRDefault="00505264" w:rsidP="00B30809">
      <w:pPr>
        <w:pStyle w:val="Compact"/>
        <w:spacing w:line="480" w:lineRule="auto"/>
      </w:pPr>
      <w:r>
        <w:rPr>
          <w:noProof/>
        </w:rPr>
        <w:drawing>
          <wp:inline distT="0" distB="0" distL="0" distR="0" wp14:anchorId="26020925" wp14:editId="37258D22">
            <wp:extent cx="5943600" cy="256413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6wcap.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303B6076" w14:textId="77777777" w:rsidR="00505264" w:rsidRDefault="00505264" w:rsidP="00505264">
      <w:pPr>
        <w:pStyle w:val="Heading2"/>
        <w:spacing w:line="480" w:lineRule="auto"/>
        <w:jc w:val="center"/>
      </w:pPr>
      <w:bookmarkStart w:id="177" w:name="parameter-value-comparisons"/>
      <w:r>
        <w:rPr>
          <w:noProof/>
        </w:rPr>
        <w:lastRenderedPageBreak/>
        <w:drawing>
          <wp:inline distT="0" distB="0" distL="0" distR="0" wp14:anchorId="36A43023" wp14:editId="53D77FF0">
            <wp:extent cx="5561351" cy="245210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7wcap.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168" cy="2464810"/>
                    </a:xfrm>
                    <a:prstGeom prst="rect">
                      <a:avLst/>
                    </a:prstGeom>
                  </pic:spPr>
                </pic:pic>
              </a:graphicData>
            </a:graphic>
          </wp:inline>
        </w:drawing>
      </w:r>
    </w:p>
    <w:p w14:paraId="70F064CF" w14:textId="77777777" w:rsidR="00505264" w:rsidRDefault="00505264" w:rsidP="00505264">
      <w:pPr>
        <w:pStyle w:val="Heading2"/>
        <w:spacing w:line="480" w:lineRule="auto"/>
        <w:jc w:val="center"/>
      </w:pPr>
      <w:r>
        <w:rPr>
          <w:noProof/>
        </w:rPr>
        <w:drawing>
          <wp:inline distT="0" distB="0" distL="0" distR="0" wp14:anchorId="0D53F022" wp14:editId="683008F0">
            <wp:extent cx="5523875" cy="238305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8wcap.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989" cy="2390871"/>
                    </a:xfrm>
                    <a:prstGeom prst="rect">
                      <a:avLst/>
                    </a:prstGeom>
                  </pic:spPr>
                </pic:pic>
              </a:graphicData>
            </a:graphic>
          </wp:inline>
        </w:drawing>
      </w:r>
    </w:p>
    <w:p w14:paraId="51584026" w14:textId="77777777" w:rsidR="00505264" w:rsidRPr="00505264" w:rsidRDefault="00505264" w:rsidP="00505264">
      <w:pPr>
        <w:pStyle w:val="BodyText"/>
      </w:pPr>
      <w:r>
        <w:rPr>
          <w:noProof/>
        </w:rPr>
        <w:drawing>
          <wp:inline distT="0" distB="0" distL="0" distR="0" wp14:anchorId="15D3CF0F" wp14:editId="79BB2D31">
            <wp:extent cx="5943600" cy="25330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9wcap.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41A1E1D3" w14:textId="77777777" w:rsidR="00505264" w:rsidRDefault="00505264" w:rsidP="00B30809">
      <w:pPr>
        <w:pStyle w:val="Heading2"/>
        <w:spacing w:line="480" w:lineRule="auto"/>
      </w:pPr>
    </w:p>
    <w:p w14:paraId="7A612454" w14:textId="77777777" w:rsidR="00505264" w:rsidRDefault="00505264" w:rsidP="00B30809">
      <w:pPr>
        <w:pStyle w:val="Heading2"/>
        <w:spacing w:line="480" w:lineRule="auto"/>
      </w:pPr>
      <w:r>
        <w:rPr>
          <w:noProof/>
        </w:rPr>
        <w:drawing>
          <wp:inline distT="0" distB="0" distL="0" distR="0" wp14:anchorId="1CC19A3A" wp14:editId="4A466C6D">
            <wp:extent cx="5943600" cy="21812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10wc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7BBBB20F" w14:textId="77777777" w:rsidR="00EA3928" w:rsidRDefault="00FE743A" w:rsidP="00B30809">
      <w:pPr>
        <w:pStyle w:val="Heading2"/>
        <w:spacing w:line="480" w:lineRule="auto"/>
      </w:pPr>
      <w:commentRangeStart w:id="178"/>
      <w:r>
        <w:t>Parameter Value Comparisons</w:t>
      </w:r>
      <w:bookmarkEnd w:id="177"/>
      <w:commentRangeEnd w:id="178"/>
      <w:r w:rsidR="00C51C9C">
        <w:rPr>
          <w:rStyle w:val="CommentReference"/>
          <w:rFonts w:asciiTheme="minorHAnsi" w:eastAsiaTheme="minorHAnsi" w:hAnsiTheme="minorHAnsi" w:cstheme="minorBidi"/>
          <w:b w:val="0"/>
          <w:bCs w:val="0"/>
          <w:color w:val="auto"/>
        </w:rPr>
        <w:commentReference w:id="178"/>
      </w:r>
    </w:p>
    <w:p w14:paraId="6AAAD9EA" w14:textId="36F78A07" w:rsidR="00EA3928" w:rsidRDefault="00FE743A" w:rsidP="00B30809">
      <w:pPr>
        <w:pStyle w:val="FirstParagraph"/>
        <w:spacing w:line="480" w:lineRule="auto"/>
      </w:pPr>
      <w:r>
        <w:t xml:space="preserve">A comparison of main effect slope coefficient, standard error and test statistic across modeling approaches within variable pairings indicates that estimates produced by the LM and GEE methods are </w:t>
      </w:r>
      <w:del w:id="179" w:author="Hendricks, Audrey" w:date="2020-03-27T11:57:00Z">
        <w:r w:rsidDel="00C51C9C">
          <w:delText>numerically indistinguishable</w:delText>
        </w:r>
      </w:del>
      <w:ins w:id="180" w:author="Hendricks, Audrey" w:date="2020-03-27T11:57:00Z">
        <w:r w:rsidR="00C51C9C">
          <w:t>similar</w:t>
        </w:r>
      </w:ins>
      <w:r>
        <w:t xml:space="preserve"> </w:t>
      </w:r>
      <w:del w:id="181" w:author="Hendricks, Audrey" w:date="2020-03-27T11:57:00Z">
        <w:r w:rsidDel="00C51C9C">
          <w:delText>at resolutions greater than</w:delText>
        </w:r>
      </w:del>
      <w:ins w:id="182" w:author="Hendricks, Audrey" w:date="2020-03-27T11:57:00Z">
        <w:r w:rsidR="00C51C9C">
          <w:t>down to</w:t>
        </w:r>
      </w:ins>
      <w:r>
        <w:t xml:space="preserve">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The LM-FE and LMM-RI method estimates are also similar since estimates for each </w:t>
      </w:r>
      <w:del w:id="183" w:author="Hendricks, Audrey" w:date="2020-03-27T11:57:00Z">
        <w:r w:rsidDel="00C51C9C">
          <w:delText>parameter type</w:delText>
        </w:r>
      </w:del>
      <w:ins w:id="184" w:author="Hendricks, Audrey" w:date="2020-03-27T11:57:00Z">
        <w:r w:rsidR="00C51C9C">
          <w:t>estimate</w:t>
        </w:r>
      </w:ins>
      <w:r>
        <w:t xml:space="preserve"> (coefficient, standard error and test statistic) exhibit magnitude and directional similarities in both variable pairings.</w:t>
      </w:r>
    </w:p>
    <w:p w14:paraId="3776D893" w14:textId="043C519D" w:rsidR="00EA3928" w:rsidRDefault="00FE743A" w:rsidP="00B30809">
      <w:pPr>
        <w:pStyle w:val="BodyText"/>
        <w:spacing w:line="480" w:lineRule="auto"/>
      </w:pPr>
      <w:r>
        <w:t xml:space="preserve">The LMM-RS estimates for the fixed effect slope parameter standard error is the </w:t>
      </w:r>
      <w:commentRangeStart w:id="185"/>
      <w:r>
        <w:t xml:space="preserve">highest </w:t>
      </w:r>
      <w:commentRangeEnd w:id="185"/>
      <w:r w:rsidR="00C51C9C">
        <w:rPr>
          <w:rStyle w:val="CommentReference"/>
        </w:rPr>
        <w:commentReference w:id="185"/>
      </w:r>
      <w:r>
        <w:t xml:space="preserve">when compared to the corresponding estimates within variable pairing as generated by other modeling methods. In contrast, the standard error of the fixed effect slope parameter is </w:t>
      </w:r>
      <w:del w:id="186" w:author="Hendricks, Audrey" w:date="2020-03-27T11:58:00Z">
        <w:r w:rsidDel="00C51C9C">
          <w:delText xml:space="preserve">lowest </w:delText>
        </w:r>
      </w:del>
      <w:ins w:id="187" w:author="Hendricks, Audrey" w:date="2020-03-27T11:58:00Z">
        <w:r w:rsidR="00C51C9C">
          <w:t>smallest</w:t>
        </w:r>
        <w:r w:rsidR="00C51C9C">
          <w:t xml:space="preserve"> </w:t>
        </w:r>
      </w:ins>
      <w:r>
        <w:t>for the LMM-RI model within variable pairings. The LM-FE model has a lower fixed effect slope standard error than either the LM or the GEE model within both variable combinations.</w:t>
      </w:r>
    </w:p>
    <w:p w14:paraId="655F4ED3" w14:textId="086BCC8A" w:rsidR="00EA3928" w:rsidRDefault="00FE743A" w:rsidP="00B30809">
      <w:pPr>
        <w:pStyle w:val="BodyText"/>
        <w:spacing w:line="480" w:lineRule="auto"/>
      </w:pPr>
      <w:r>
        <w:lastRenderedPageBreak/>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models as well as between the LM-FE and LMM-RI models. Test statistics calculated for the LMM-RS model have the most </w:t>
      </w:r>
      <w:commentRangeStart w:id="188"/>
      <w:r>
        <w:t>irregular values</w:t>
      </w:r>
      <w:commentRangeEnd w:id="188"/>
      <w:r w:rsidR="00C51C9C">
        <w:rPr>
          <w:rStyle w:val="CommentReference"/>
        </w:rPr>
        <w:commentReference w:id="188"/>
      </w:r>
      <w:r>
        <w:t xml:space="preserve">, </w:t>
      </w:r>
      <w:commentRangeStart w:id="189"/>
      <w:r>
        <w:t xml:space="preserve">and also result in </w:t>
      </w:r>
      <w:del w:id="190" w:author="Hendricks, Audrey" w:date="2020-03-27T11:59:00Z">
        <w:r w:rsidDel="00C51C9C">
          <w:delText xml:space="preserve">calculated </w:delText>
        </w:r>
      </w:del>
      <w:ins w:id="191" w:author="Hendricks, Audrey" w:date="2020-03-27T11:59:00Z">
        <w:r w:rsidR="00C51C9C">
          <w:t>larger</w:t>
        </w:r>
        <w:r w:rsidR="00C51C9C">
          <w:t xml:space="preserve"> </w:t>
        </w:r>
      </w:ins>
      <w:r>
        <w:t xml:space="preserve">p-values </w:t>
      </w:r>
      <w:del w:id="192" w:author="Hendricks, Audrey" w:date="2020-03-27T11:59:00Z">
        <w:r w:rsidDel="00C51C9C">
          <w:delText xml:space="preserve">that have decreased significance in </w:delText>
        </w:r>
      </w:del>
      <w:r>
        <w:t>up to three orders of magnitude of percent change.</w:t>
      </w:r>
      <w:commentRangeEnd w:id="189"/>
      <w:r w:rsidR="00C51C9C">
        <w:rPr>
          <w:rStyle w:val="CommentReference"/>
        </w:rPr>
        <w:commentReference w:id="189"/>
      </w:r>
    </w:p>
    <w:p w14:paraId="145FE32D" w14:textId="77777777" w:rsidR="00EA3928" w:rsidRDefault="00FE743A" w:rsidP="00B30809">
      <w:pPr>
        <w:pStyle w:val="Heading2"/>
        <w:spacing w:line="480" w:lineRule="auto"/>
      </w:pPr>
      <w:bookmarkStart w:id="193" w:name="nested-model-comparisons"/>
      <w:r>
        <w:t>Nested Model Comparisons</w:t>
      </w:r>
      <w:bookmarkEnd w:id="193"/>
    </w:p>
    <w:p w14:paraId="3D9AE5C0" w14:textId="77777777" w:rsidR="008806F7" w:rsidRPr="008806F7" w:rsidRDefault="008806F7" w:rsidP="008806F7">
      <w:pPr>
        <w:pStyle w:val="BodyText"/>
      </w:pPr>
      <w:r>
        <w:rPr>
          <w:noProof/>
        </w:rPr>
        <w:drawing>
          <wp:inline distT="0" distB="0" distL="0" distR="0" wp14:anchorId="0ABA64C6" wp14:editId="2BB8A4DF">
            <wp:extent cx="5943600" cy="21640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11wc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7A6CDDA0" w14:textId="77777777" w:rsidR="00EA3928" w:rsidRDefault="00FE743A" w:rsidP="00B30809">
      <w:pPr>
        <w:pStyle w:val="FirstParagraph"/>
        <w:spacing w:line="480" w:lineRule="auto"/>
      </w:pPr>
      <w:r>
        <w:t>(</w:t>
      </w:r>
      <w:r w:rsidR="00ED6C1F" w:rsidRPr="00671B26">
        <w:rPr>
          <w:b/>
          <w:bCs/>
        </w:rPr>
        <w:t>Table 1</w:t>
      </w:r>
      <w:r w:rsidR="00ED6C1F">
        <w:rPr>
          <w:b/>
          <w:bCs/>
        </w:rPr>
        <w:t>1</w:t>
      </w:r>
      <w:r>
        <w:t>) above is a nested model comparison, the result of which is an F-test statistic indicating that there is very strong evidence to support the inclusion of the subject-specific fixed-effect intercept into the LM model.</w:t>
      </w:r>
    </w:p>
    <w:p w14:paraId="3D7F2C06" w14:textId="77777777" w:rsidR="008806F7" w:rsidRPr="008806F7" w:rsidRDefault="008806F7" w:rsidP="008806F7">
      <w:pPr>
        <w:pStyle w:val="BodyText"/>
      </w:pPr>
      <w:r>
        <w:rPr>
          <w:noProof/>
        </w:rPr>
        <w:lastRenderedPageBreak/>
        <w:drawing>
          <wp:inline distT="0" distB="0" distL="0" distR="0" wp14:anchorId="6599C78A" wp14:editId="5788F2BE">
            <wp:extent cx="5943600" cy="220916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2wcap.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14:paraId="52C8C768" w14:textId="77777777" w:rsidR="00EA3928" w:rsidRDefault="00FE743A" w:rsidP="00B30809">
      <w:pPr>
        <w:pStyle w:val="BodyText"/>
        <w:spacing w:line="480" w:lineRule="auto"/>
      </w:pPr>
      <w:r>
        <w:t>(</w:t>
      </w:r>
      <w:r w:rsidR="00ED6C1F" w:rsidRPr="00671B26">
        <w:rPr>
          <w:b/>
          <w:bCs/>
        </w:rPr>
        <w:t>Table 1</w:t>
      </w:r>
      <w:r w:rsidR="00ED6C1F">
        <w:rPr>
          <w:b/>
          <w:bCs/>
        </w:rPr>
        <w:t>2</w:t>
      </w:r>
      <w:r>
        <w:t>) above is a nested model comparison, the result of which is a likelihood ratio statistic indicating that there is very strong evidence to support the inclusion of the subject-specific random effect intercept into the LM model.</w:t>
      </w:r>
    </w:p>
    <w:p w14:paraId="7B96C9D4" w14:textId="77777777" w:rsidR="008806F7" w:rsidRDefault="008806F7" w:rsidP="00B30809">
      <w:pPr>
        <w:pStyle w:val="BodyText"/>
        <w:spacing w:line="480" w:lineRule="auto"/>
      </w:pPr>
      <w:r>
        <w:rPr>
          <w:noProof/>
        </w:rPr>
        <w:drawing>
          <wp:inline distT="0" distB="0" distL="0" distR="0" wp14:anchorId="3BD5354C" wp14:editId="7D6A6904">
            <wp:extent cx="5943600" cy="2296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13wc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62C9BD2E" w14:textId="77777777" w:rsidR="00EA3928" w:rsidRDefault="00FE743A" w:rsidP="00B30809">
      <w:pPr>
        <w:pStyle w:val="BodyText"/>
        <w:spacing w:line="480" w:lineRule="auto"/>
      </w:pPr>
      <w:r>
        <w:t>(</w:t>
      </w:r>
      <w:r w:rsidR="00ED6C1F" w:rsidRPr="00671B26">
        <w:rPr>
          <w:b/>
          <w:bCs/>
        </w:rPr>
        <w:t>Table 1</w:t>
      </w:r>
      <w:r w:rsidR="00ED6C1F">
        <w:rPr>
          <w:b/>
          <w:bCs/>
        </w:rPr>
        <w:t>3</w:t>
      </w:r>
      <w:r>
        <w:t xml:space="preserve">) above is a nested model comparison, the result of which is a likelihood ratio statistic idicating that there is very strong evidence to support the inclusion of the subject-specific random effect slope into the LMM-RI model for the </w:t>
      </w:r>
      <m:oMath>
        <m:r>
          <w:rPr>
            <w:rFonts w:ascii="Cambria Math" w:hAnsi="Cambria Math"/>
          </w:rPr>
          <m:t>MALAT1∼CD19</m:t>
        </m:r>
      </m:oMath>
      <w:r>
        <w:t xml:space="preserve"> variable pairing. However, there is insufficient evidence to support the inclusion of the subject-specific random effect slope into the LMM-RI model for the </w:t>
      </w:r>
      <m:oMath>
        <m:r>
          <w:rPr>
            <w:rFonts w:ascii="Cambria Math" w:hAnsi="Cambria Math"/>
          </w:rPr>
          <m:t>FBLN1∼CD34</m:t>
        </m:r>
      </m:oMath>
      <w:r>
        <w:t xml:space="preserve"> variable </w:t>
      </w:r>
      <w:commentRangeStart w:id="194"/>
      <w:r>
        <w:t>pairing</w:t>
      </w:r>
      <w:commentRangeEnd w:id="194"/>
      <w:r w:rsidR="00C51C9C">
        <w:rPr>
          <w:rStyle w:val="CommentReference"/>
        </w:rPr>
        <w:commentReference w:id="194"/>
      </w:r>
      <w:r>
        <w:t>.</w:t>
      </w:r>
    </w:p>
    <w:p w14:paraId="706B6E97" w14:textId="77777777" w:rsidR="00EA3928" w:rsidRDefault="00FE743A" w:rsidP="00B30809">
      <w:pPr>
        <w:pStyle w:val="Heading1"/>
        <w:spacing w:line="480" w:lineRule="auto"/>
      </w:pPr>
      <w:bookmarkStart w:id="195" w:name="discussion"/>
      <w:r>
        <w:lastRenderedPageBreak/>
        <w:t>Discussion</w:t>
      </w:r>
      <w:bookmarkEnd w:id="195"/>
    </w:p>
    <w:p w14:paraId="647E91BC" w14:textId="386F7175" w:rsidR="00EA3928" w:rsidDel="00C51C9C" w:rsidRDefault="00FE743A" w:rsidP="00B30809">
      <w:pPr>
        <w:pStyle w:val="FirstParagraph"/>
        <w:spacing w:line="480" w:lineRule="auto"/>
        <w:rPr>
          <w:del w:id="196" w:author="Hendricks, Audrey" w:date="2020-03-27T12:00:00Z"/>
        </w:rPr>
      </w:pPr>
      <w:r>
        <w:t>Here, I compare</w:t>
      </w:r>
      <w:ins w:id="197" w:author="Hendricks, Audrey" w:date="2020-03-27T12:00:00Z">
        <w:r w:rsidR="00C51C9C">
          <w:t>d</w:t>
        </w:r>
      </w:ins>
      <w:r>
        <w:t xml:space="preserve"> five modeling strategies for detecting subject level associations in single-cell RNA sequencing data gathered over 27 subjects from a Lupus Nephritis study</w:t>
      </w:r>
      <w:del w:id="198" w:author="Hendricks, Audrey" w:date="2020-03-27T12:00:00Z">
        <w:r w:rsidDel="00C51C9C">
          <w:delText>. I compare estimates of a fixed effect slope parameter generated by five modeling techniques</w:delText>
        </w:r>
      </w:del>
      <w:r>
        <w:t>: linear modeling (LM), linear modeling with subjects modeled as fixed effects (LM-FE), linear mixed effects models with subjects modeled as random intercepts (LMM-RI) and random slopes (LMM-RS), and generalized estimating equations (GEE).</w:t>
      </w:r>
      <w:ins w:id="199" w:author="Hendricks, Audrey" w:date="2020-03-27T12:00:00Z">
        <w:r w:rsidR="00C51C9C">
          <w:t xml:space="preserve"> </w:t>
        </w:r>
      </w:ins>
    </w:p>
    <w:p w14:paraId="66A9D54D" w14:textId="77777777" w:rsidR="00EA3928" w:rsidRDefault="00FE743A" w:rsidP="00C51C9C">
      <w:pPr>
        <w:pStyle w:val="FirstParagraph"/>
        <w:spacing w:line="480" w:lineRule="auto"/>
        <w:pPrChange w:id="200" w:author="Hendricks, Audrey" w:date="2020-03-27T12:00:00Z">
          <w:pPr>
            <w:pStyle w:val="BodyText"/>
            <w:spacing w:line="480" w:lineRule="auto"/>
          </w:pPr>
        </w:pPrChange>
      </w:pPr>
      <w:r>
        <w:t xml:space="preserve">I find that population average models (i.e. LM and GEE) and subject specific intercept models (i.e. LMM-RI and LMM-RS) tend to produce similar results within the same model class (population average or subject specific intercept) but different results between model classes. The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p>
    <w:p w14:paraId="1C68DC6B" w14:textId="2AD55D15" w:rsidR="00EA3928" w:rsidRDefault="00FE743A" w:rsidP="00B30809">
      <w:pPr>
        <w:pStyle w:val="BodyText"/>
        <w:spacing w:line="480" w:lineRule="auto"/>
      </w:pPr>
      <w:r>
        <w:t xml:space="preserve">Interpretations of subject specific parameters are </w:t>
      </w:r>
      <w:commentRangeStart w:id="201"/>
      <w:r>
        <w:t xml:space="preserve">contextually authentic </w:t>
      </w:r>
      <w:commentRangeEnd w:id="201"/>
      <w:r w:rsidR="00C51C9C">
        <w:rPr>
          <w:rStyle w:val="CommentReference"/>
        </w:rPr>
        <w:commentReference w:id="201"/>
      </w:r>
      <w:r>
        <w:t xml:space="preserve">provided that they are used in </w:t>
      </w:r>
      <w:commentRangeStart w:id="202"/>
      <w:r>
        <w:t xml:space="preserve">inference conditional </w:t>
      </w:r>
      <w:commentRangeEnd w:id="202"/>
      <w:r w:rsidR="00C51C9C">
        <w:rPr>
          <w:rStyle w:val="CommentReference"/>
        </w:rPr>
        <w:commentReference w:id="202"/>
      </w:r>
      <w:r>
        <w:t xml:space="preserve">to their </w:t>
      </w:r>
      <w:commentRangeStart w:id="203"/>
      <w:r>
        <w:t>subject of origin</w:t>
      </w:r>
      <w:commentRangeEnd w:id="203"/>
      <w:r w:rsidR="00C51C9C">
        <w:rPr>
          <w:rStyle w:val="CommentReference"/>
        </w:rPr>
        <w:commentReference w:id="203"/>
      </w:r>
      <w:r>
        <w:t xml:space="preserve">. </w:t>
      </w:r>
      <w:commentRangeStart w:id="204"/>
      <w:r>
        <w:t xml:space="preserve">Conversely, interpretations of population average parameters are accurate when they are used for inference on a population’s hypothetical representation of centrality. </w:t>
      </w:r>
      <w:commentRangeEnd w:id="204"/>
      <w:r w:rsidR="00C51C9C">
        <w:rPr>
          <w:rStyle w:val="CommentReference"/>
        </w:rPr>
        <w:commentReference w:id="204"/>
      </w:r>
      <w:r>
        <w:t xml:space="preserve">Under conditions of linearity and </w:t>
      </w:r>
      <w:del w:id="205" w:author="Hendricks, Audrey" w:date="2020-03-27T12:03:00Z">
        <w:r w:rsidDel="00C51C9C">
          <w:delText>error normality</w:delText>
        </w:r>
      </w:del>
      <w:ins w:id="206" w:author="Hendricks, Audrey" w:date="2020-03-27T12:03:00Z">
        <w:r w:rsidR="00C51C9C">
          <w:t>normality of the errors</w:t>
        </w:r>
      </w:ins>
      <w:r>
        <w:t xml:space="preserve">, it can be shown that subject specific parameters are </w:t>
      </w:r>
      <w:commentRangeStart w:id="207"/>
      <w:r>
        <w:t>marginal representations of population average parameters</w:t>
      </w:r>
      <w:commentRangeEnd w:id="207"/>
      <w:r w:rsidR="004F0793">
        <w:rPr>
          <w:rStyle w:val="CommentReference"/>
        </w:rPr>
        <w:commentReference w:id="207"/>
      </w:r>
      <w:r>
        <w:t>. This distinction explains the parameter estimate disparities as estimated between the LM/GEE methods compared to the LM-</w:t>
      </w:r>
      <w:commentRangeStart w:id="208"/>
      <w:r>
        <w:t>FE/LMM-RI methods.</w:t>
      </w:r>
      <w:commentRangeEnd w:id="208"/>
      <w:r w:rsidR="004F0793">
        <w:rPr>
          <w:rStyle w:val="CommentReference"/>
        </w:rPr>
        <w:commentReference w:id="208"/>
      </w:r>
    </w:p>
    <w:p w14:paraId="7DDCA87E" w14:textId="2D404909" w:rsidR="00EA3928" w:rsidRDefault="00FE743A" w:rsidP="00B30809">
      <w:pPr>
        <w:pStyle w:val="BodyText"/>
        <w:spacing w:line="480" w:lineRule="auto"/>
      </w:pPr>
      <w:del w:id="209" w:author="Hendricks, Audrey" w:date="2020-03-27T12:04:00Z">
        <w:r w:rsidDel="004F0793">
          <w:lastRenderedPageBreak/>
          <w:delText>This analysis</w:delText>
        </w:r>
      </w:del>
      <w:ins w:id="210" w:author="Hendricks, Audrey" w:date="2020-03-27T12:04:00Z">
        <w:r w:rsidR="004F0793">
          <w:t>The analyses performed here are</w:t>
        </w:r>
      </w:ins>
      <w:r>
        <w:t xml:space="preserve"> </w:t>
      </w:r>
      <w:del w:id="211" w:author="Hendricks, Audrey" w:date="2020-03-27T12:04:00Z">
        <w:r w:rsidDel="004F0793">
          <w:delText xml:space="preserve">is </w:delText>
        </w:r>
      </w:del>
      <w:r>
        <w:t>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14:paraId="1538EFC0" w14:textId="77777777" w:rsidR="00EA3928" w:rsidRDefault="00FE743A" w:rsidP="00B30809">
      <w:pPr>
        <w:pStyle w:val="BodyText"/>
        <w:spacing w:line="480" w:lineRule="auto"/>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14:paraId="44524389" w14:textId="77777777" w:rsidR="00EA3928" w:rsidRDefault="00FE743A" w:rsidP="00B30809">
      <w:pPr>
        <w:pStyle w:val="Heading1"/>
        <w:spacing w:line="480" w:lineRule="auto"/>
      </w:pPr>
      <w:bookmarkStart w:id="212" w:name="appendix"/>
      <w:r>
        <w:lastRenderedPageBreak/>
        <w:t>Appendix</w:t>
      </w:r>
      <w:bookmarkEnd w:id="212"/>
    </w:p>
    <w:p w14:paraId="22F5ADBF" w14:textId="77777777" w:rsidR="00EA3928" w:rsidRDefault="00FE743A" w:rsidP="00B30809">
      <w:pPr>
        <w:pStyle w:val="Heading2"/>
        <w:spacing w:line="480" w:lineRule="auto"/>
      </w:pPr>
      <w:bookmarkStart w:id="213" w:name="table-a1"/>
      <w:r>
        <w:t>Table A1</w:t>
      </w:r>
      <w:bookmarkEnd w:id="213"/>
    </w:p>
    <w:p w14:paraId="46173D19" w14:textId="77777777" w:rsidR="005851FA" w:rsidRPr="005851FA" w:rsidRDefault="005851FA" w:rsidP="005851FA">
      <w:pPr>
        <w:pStyle w:val="BodyText"/>
      </w:pPr>
      <w:commentRangeStart w:id="214"/>
      <w:r>
        <w:rPr>
          <w:noProof/>
        </w:rPr>
        <w:drawing>
          <wp:inline distT="0" distB="0" distL="0" distR="0" wp14:anchorId="764BB86F" wp14:editId="51EF6F70">
            <wp:extent cx="5943600" cy="6878320"/>
            <wp:effectExtent l="0" t="0" r="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a1wcap.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6878320"/>
                    </a:xfrm>
                    <a:prstGeom prst="rect">
                      <a:avLst/>
                    </a:prstGeom>
                  </pic:spPr>
                </pic:pic>
              </a:graphicData>
            </a:graphic>
          </wp:inline>
        </w:drawing>
      </w:r>
      <w:commentRangeEnd w:id="214"/>
      <w:r w:rsidR="004F0793">
        <w:rPr>
          <w:rStyle w:val="CommentReference"/>
        </w:rPr>
        <w:commentReference w:id="214"/>
      </w:r>
    </w:p>
    <w:p w14:paraId="048FB137" w14:textId="77777777" w:rsidR="00EA3928" w:rsidRDefault="00FE743A" w:rsidP="00B30809">
      <w:pPr>
        <w:pStyle w:val="Heading2"/>
        <w:spacing w:line="480" w:lineRule="auto"/>
      </w:pPr>
      <w:bookmarkStart w:id="215" w:name="table-a2"/>
      <w:r>
        <w:lastRenderedPageBreak/>
        <w:t>Table A2</w:t>
      </w:r>
      <w:bookmarkEnd w:id="215"/>
    </w:p>
    <w:p w14:paraId="178E4940" w14:textId="77777777" w:rsidR="005851FA" w:rsidRPr="005851FA" w:rsidRDefault="005851FA" w:rsidP="005851FA">
      <w:pPr>
        <w:pStyle w:val="BodyText"/>
      </w:pPr>
      <w:r>
        <w:rPr>
          <w:noProof/>
        </w:rPr>
        <w:drawing>
          <wp:inline distT="0" distB="0" distL="0" distR="0" wp14:anchorId="6992F1EE" wp14:editId="455813EC">
            <wp:extent cx="5943600" cy="682879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a2wcap.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28790"/>
                    </a:xfrm>
                    <a:prstGeom prst="rect">
                      <a:avLst/>
                    </a:prstGeom>
                  </pic:spPr>
                </pic:pic>
              </a:graphicData>
            </a:graphic>
          </wp:inline>
        </w:drawing>
      </w:r>
    </w:p>
    <w:p w14:paraId="489CCD8D" w14:textId="77777777" w:rsidR="00EA3928" w:rsidRDefault="00FE743A" w:rsidP="00B30809">
      <w:pPr>
        <w:pStyle w:val="Heading2"/>
        <w:spacing w:line="480" w:lineRule="auto"/>
      </w:pPr>
      <w:bookmarkStart w:id="216" w:name="table-a3"/>
      <w:r>
        <w:lastRenderedPageBreak/>
        <w:t>Table A3</w:t>
      </w:r>
      <w:bookmarkEnd w:id="216"/>
    </w:p>
    <w:p w14:paraId="428687FE" w14:textId="77777777" w:rsidR="005851FA" w:rsidRPr="005851FA" w:rsidRDefault="005851FA" w:rsidP="005851FA">
      <w:pPr>
        <w:pStyle w:val="BodyText"/>
      </w:pPr>
      <w:r>
        <w:rPr>
          <w:noProof/>
        </w:rPr>
        <w:drawing>
          <wp:inline distT="0" distB="0" distL="0" distR="0" wp14:anchorId="5F01241E" wp14:editId="49D37581">
            <wp:extent cx="5943600" cy="7496175"/>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a3wcap.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6175"/>
                    </a:xfrm>
                    <a:prstGeom prst="rect">
                      <a:avLst/>
                    </a:prstGeom>
                  </pic:spPr>
                </pic:pic>
              </a:graphicData>
            </a:graphic>
          </wp:inline>
        </w:drawing>
      </w:r>
    </w:p>
    <w:p w14:paraId="3E1BF916" w14:textId="77777777" w:rsidR="00EA3928" w:rsidRDefault="00FE743A" w:rsidP="00B30809">
      <w:pPr>
        <w:pStyle w:val="Heading2"/>
        <w:spacing w:line="480" w:lineRule="auto"/>
      </w:pPr>
      <w:bookmarkStart w:id="217" w:name="table-a4"/>
      <w:r>
        <w:lastRenderedPageBreak/>
        <w:t>Table A4</w:t>
      </w:r>
      <w:bookmarkEnd w:id="217"/>
    </w:p>
    <w:p w14:paraId="522F845A" w14:textId="77777777" w:rsidR="005851FA" w:rsidRPr="005851FA" w:rsidRDefault="005851FA" w:rsidP="005851FA">
      <w:pPr>
        <w:pStyle w:val="BodyText"/>
      </w:pPr>
      <w:r>
        <w:rPr>
          <w:noProof/>
        </w:rPr>
        <w:drawing>
          <wp:inline distT="0" distB="0" distL="0" distR="0" wp14:anchorId="504FB133" wp14:editId="1C4DDB7A">
            <wp:extent cx="5943600" cy="7092315"/>
            <wp:effectExtent l="0" t="0" r="0"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a4wcap.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7092315"/>
                    </a:xfrm>
                    <a:prstGeom prst="rect">
                      <a:avLst/>
                    </a:prstGeom>
                  </pic:spPr>
                </pic:pic>
              </a:graphicData>
            </a:graphic>
          </wp:inline>
        </w:drawing>
      </w:r>
    </w:p>
    <w:p w14:paraId="03F555DA" w14:textId="77777777" w:rsidR="00EA3928" w:rsidRDefault="00FE743A" w:rsidP="00B30809">
      <w:pPr>
        <w:pStyle w:val="Heading1"/>
        <w:spacing w:line="480" w:lineRule="auto"/>
      </w:pPr>
      <w:bookmarkStart w:id="218" w:name="code-and-data"/>
      <w:r>
        <w:lastRenderedPageBreak/>
        <w:t>Code and Data</w:t>
      </w:r>
      <w:bookmarkEnd w:id="218"/>
    </w:p>
    <w:p w14:paraId="75EB47E9" w14:textId="77777777" w:rsidR="00EA3928" w:rsidRDefault="00FE743A" w:rsidP="00B30809">
      <w:pPr>
        <w:pStyle w:val="FirstParagraph"/>
        <w:spacing w:line="480" w:lineRule="auto"/>
      </w:pPr>
      <w:r>
        <w:t>All code for the above analysis was written and evaluated in RStudio Version 1.2.1335, and is available for download at the following GitHub repository:</w:t>
      </w:r>
    </w:p>
    <w:p w14:paraId="5E32ACEE" w14:textId="77777777" w:rsidR="00EA3928" w:rsidRDefault="00B70A11" w:rsidP="00B30809">
      <w:pPr>
        <w:pStyle w:val="BodyText"/>
        <w:spacing w:line="480" w:lineRule="auto"/>
      </w:pPr>
      <w:hyperlink r:id="rId35">
        <w:r w:rsidR="00FE743A">
          <w:rPr>
            <w:rStyle w:val="Hyperlink"/>
          </w:rPr>
          <w:t>https://github.com/leepanter/MSproject_RBC.git</w:t>
        </w:r>
      </w:hyperlink>
    </w:p>
    <w:p w14:paraId="592106E4" w14:textId="77777777" w:rsidR="00EA3928" w:rsidRDefault="00FE743A" w:rsidP="00B30809">
      <w:pPr>
        <w:pStyle w:val="BodyText"/>
        <w:spacing w:line="480" w:lineRule="auto"/>
      </w:pPr>
      <w:r>
        <w:t>Additionally, a link to all necessarry and referrence data files (including original data) are contained in the following Google Drive:</w:t>
      </w:r>
    </w:p>
    <w:p w14:paraId="63125043" w14:textId="77777777" w:rsidR="00EA3928" w:rsidRDefault="00B70A11" w:rsidP="00B30809">
      <w:pPr>
        <w:pStyle w:val="BodyText"/>
        <w:spacing w:line="480" w:lineRule="auto"/>
      </w:pPr>
      <w:hyperlink r:id="rId36">
        <w:r w:rsidR="00FE743A">
          <w:rPr>
            <w:rStyle w:val="Hyperlink"/>
          </w:rPr>
          <w:t>https://drive.google.com/open?id=1gjHaMJG0Y_kPYWj5bIE4gRJU5z9R2Wqb</w:t>
        </w:r>
      </w:hyperlink>
    </w:p>
    <w:p w14:paraId="509E08B5" w14:textId="77777777" w:rsidR="00EA3928" w:rsidRDefault="00FE743A" w:rsidP="00B30809">
      <w:pPr>
        <w:pStyle w:val="Heading1"/>
        <w:spacing w:line="480" w:lineRule="auto"/>
      </w:pPr>
      <w:bookmarkStart w:id="219" w:name="references"/>
      <w:r>
        <w:t>References</w:t>
      </w:r>
      <w:bookmarkEnd w:id="219"/>
    </w:p>
    <w:p w14:paraId="59C0F6F2" w14:textId="77777777" w:rsidR="00EA3928" w:rsidRDefault="00FE743A" w:rsidP="00B30809">
      <w:pPr>
        <w:pStyle w:val="Bibliography"/>
        <w:spacing w:line="480" w:lineRule="auto"/>
      </w:pPr>
      <w:bookmarkStart w:id="220" w:name="ref-macaulay2014single"/>
      <w:bookmarkStart w:id="221" w:name="refs"/>
      <w:r>
        <w:t xml:space="preserve">1. Macaulay IC, Voet T (2014) Single cell genomics: Advances and future perspectives. </w:t>
      </w:r>
      <w:r>
        <w:rPr>
          <w:i/>
        </w:rPr>
        <w:t>PLoS genetics</w:t>
      </w:r>
      <w:r>
        <w:t xml:space="preserve"> 10: e1004126.</w:t>
      </w:r>
    </w:p>
    <w:p w14:paraId="5ACE9108" w14:textId="77777777" w:rsidR="00EA3928" w:rsidRDefault="00FE743A" w:rsidP="00B30809">
      <w:pPr>
        <w:pStyle w:val="Bibliography"/>
        <w:spacing w:line="480" w:lineRule="auto"/>
      </w:pPr>
      <w:bookmarkStart w:id="222" w:name="ref-bacher2016design"/>
      <w:bookmarkEnd w:id="220"/>
      <w:r>
        <w:t xml:space="preserve">2. Bacher R, Kendziorski C (2016) Design and computational analysis of single-cell rna-sequencing experiments. </w:t>
      </w:r>
      <w:r>
        <w:rPr>
          <w:i/>
        </w:rPr>
        <w:t>Genome biology</w:t>
      </w:r>
      <w:r>
        <w:t xml:space="preserve"> 17: 63.</w:t>
      </w:r>
    </w:p>
    <w:p w14:paraId="419EC80F" w14:textId="77777777" w:rsidR="00EA3928" w:rsidRDefault="00FE743A" w:rsidP="00B30809">
      <w:pPr>
        <w:pStyle w:val="Bibliography"/>
        <w:spacing w:line="480" w:lineRule="auto"/>
      </w:pPr>
      <w:bookmarkStart w:id="223" w:name="ref-arazi2018immune"/>
      <w:bookmarkEnd w:id="222"/>
      <w:r>
        <w:t xml:space="preserve">3. Arazi A, Rao DA, Berthier CC, et al. (2018) The immune cell landscape in kidneys of lupus nephritis patients. </w:t>
      </w:r>
      <w:r>
        <w:rPr>
          <w:i/>
        </w:rPr>
        <w:t>bioRxiv</w:t>
      </w:r>
      <w:r>
        <w:t xml:space="preserve"> 363051.</w:t>
      </w:r>
    </w:p>
    <w:p w14:paraId="036DAD5D" w14:textId="77777777" w:rsidR="00EA3928" w:rsidRDefault="00FE743A" w:rsidP="00B30809">
      <w:pPr>
        <w:pStyle w:val="Bibliography"/>
        <w:spacing w:line="480" w:lineRule="auto"/>
      </w:pPr>
      <w:bookmarkStart w:id="224" w:name="ref-flowjov10"/>
      <w:bookmarkEnd w:id="223"/>
      <w:r>
        <w:t xml:space="preserve">4. FlowJo X V10. 0.7 r2 flowjo. </w:t>
      </w:r>
      <w:r>
        <w:rPr>
          <w:i/>
        </w:rPr>
        <w:t>LLC https://www flowjo com</w:t>
      </w:r>
      <w:r>
        <w:t>.</w:t>
      </w:r>
    </w:p>
    <w:p w14:paraId="21A067F5" w14:textId="77777777" w:rsidR="00EA3928" w:rsidRDefault="00FE743A" w:rsidP="00B30809">
      <w:pPr>
        <w:pStyle w:val="Bibliography"/>
        <w:spacing w:line="480" w:lineRule="auto"/>
      </w:pPr>
      <w:bookmarkStart w:id="225" w:name="ref-hashimshony2016cel"/>
      <w:bookmarkEnd w:id="224"/>
      <w:r>
        <w:t xml:space="preserve">5. Hashimshony T, Senderovich N, Avital G, et al. (2016) CEL-seq2: Sensitive highly-multiplexed single-cell rna-seq. </w:t>
      </w:r>
      <w:r>
        <w:rPr>
          <w:i/>
        </w:rPr>
        <w:t>Genome biology</w:t>
      </w:r>
      <w:r>
        <w:t xml:space="preserve"> 17: 77.</w:t>
      </w:r>
    </w:p>
    <w:p w14:paraId="21C0EB10" w14:textId="77777777" w:rsidR="00EA3928" w:rsidRDefault="00FE743A" w:rsidP="00B30809">
      <w:pPr>
        <w:pStyle w:val="Bibliography"/>
        <w:spacing w:line="480" w:lineRule="auto"/>
      </w:pPr>
      <w:bookmarkStart w:id="226" w:name="ref-satija2018seurat"/>
      <w:bookmarkEnd w:id="225"/>
      <w:r>
        <w:lastRenderedPageBreak/>
        <w:t xml:space="preserve">6. Satija R, others (2018) Seurat: Guided clustering tutorial. </w:t>
      </w:r>
      <w:r>
        <w:rPr>
          <w:i/>
        </w:rPr>
        <w:t>Satija Lab http://satijalab org/seurat/pbmc3k_tutorial html</w:t>
      </w:r>
      <w:r>
        <w:t>.</w:t>
      </w:r>
    </w:p>
    <w:p w14:paraId="01067C1D" w14:textId="77777777" w:rsidR="00EA3928" w:rsidRDefault="00FE743A" w:rsidP="00B30809">
      <w:pPr>
        <w:pStyle w:val="Bibliography"/>
        <w:spacing w:line="480" w:lineRule="auto"/>
      </w:pPr>
      <w:bookmarkStart w:id="227" w:name="ref-gutschner2013malat1"/>
      <w:bookmarkEnd w:id="226"/>
      <w:r>
        <w:t xml:space="preserve">7. Gutschner T, Hämmerle M, Diederichs S (2013) MALAT1—a paradigm for long noncoding rna function in cancer. </w:t>
      </w:r>
      <w:r>
        <w:rPr>
          <w:i/>
        </w:rPr>
        <w:t>Journal of molecular medicine</w:t>
      </w:r>
      <w:r>
        <w:t xml:space="preserve"> 91: 791–801.</w:t>
      </w:r>
    </w:p>
    <w:p w14:paraId="70D419F5" w14:textId="77777777" w:rsidR="00EA3928" w:rsidRDefault="00FE743A" w:rsidP="00B30809">
      <w:pPr>
        <w:pStyle w:val="Bibliography"/>
        <w:spacing w:line="480" w:lineRule="auto"/>
      </w:pPr>
      <w:bookmarkStart w:id="228" w:name="ref-debeer2002fibulin"/>
      <w:bookmarkEnd w:id="227"/>
      <w:r>
        <w:t xml:space="preserve">8. Debeer P, Schoenmakers E, Twal W, et al. (2002) The fibulin-1 gene (fbln1) is disrupted in at (12; 22) associated with a complex type of synpolydactyly. </w:t>
      </w:r>
      <w:r>
        <w:rPr>
          <w:i/>
        </w:rPr>
        <w:t>Journal of medical genetics</w:t>
      </w:r>
      <w:r>
        <w:t xml:space="preserve"> 39: 98–104.</w:t>
      </w:r>
    </w:p>
    <w:p w14:paraId="13F4B967" w14:textId="77777777" w:rsidR="00EA3928" w:rsidRDefault="00FE743A" w:rsidP="00B30809">
      <w:pPr>
        <w:pStyle w:val="Bibliography"/>
        <w:spacing w:line="480" w:lineRule="auto"/>
      </w:pPr>
      <w:bookmarkStart w:id="229" w:name="ref-fitzmaurice2012applied"/>
      <w:bookmarkEnd w:id="228"/>
      <w:r>
        <w:t>9. Fitzmaurice GM, Laird NM, Ware JH (2012) Applied longitudinal analysis, John Wiley &amp; Sons.</w:t>
      </w:r>
      <w:bookmarkEnd w:id="221"/>
      <w:bookmarkEnd w:id="229"/>
    </w:p>
    <w:sectPr w:rsidR="00EA392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endricks, Audrey" w:date="2020-03-26T08:45:00Z" w:initials="HA">
    <w:p w14:paraId="047F08C7" w14:textId="77777777" w:rsidR="00B70A11" w:rsidRDefault="00B70A11">
      <w:pPr>
        <w:pStyle w:val="CommentText"/>
      </w:pPr>
      <w:r>
        <w:rPr>
          <w:rStyle w:val="CommentReference"/>
        </w:rPr>
        <w:annotationRef/>
      </w:r>
      <w:r>
        <w:t>Stephanie and I should have the same affiliation (1) and Rhonda’s can be indexed by (2)</w:t>
      </w:r>
    </w:p>
  </w:comment>
  <w:comment w:id="5" w:author="Hendricks, Audrey" w:date="2020-03-26T08:49:00Z" w:initials="HA">
    <w:p w14:paraId="18807411" w14:textId="77777777" w:rsidR="00B70A11" w:rsidRDefault="00B70A11">
      <w:pPr>
        <w:pStyle w:val="CommentText"/>
      </w:pPr>
      <w:r>
        <w:rPr>
          <w:rStyle w:val="CommentReference"/>
        </w:rPr>
        <w:annotationRef/>
      </w:r>
      <w:r>
        <w:t xml:space="preserve">The first and second sentences were </w:t>
      </w:r>
      <w:proofErr w:type="spellStart"/>
      <w:r>
        <w:t>repetative</w:t>
      </w:r>
      <w:proofErr w:type="spellEnd"/>
    </w:p>
  </w:comment>
  <w:comment w:id="14" w:author="Hendricks, Audrey" w:date="2020-03-26T08:52:00Z" w:initials="HA">
    <w:p w14:paraId="12F16561" w14:textId="77777777" w:rsidR="00B70A11" w:rsidRDefault="00B70A11">
      <w:pPr>
        <w:pStyle w:val="CommentText"/>
      </w:pPr>
      <w:r>
        <w:rPr>
          <w:rStyle w:val="CommentReference"/>
        </w:rPr>
        <w:annotationRef/>
      </w:r>
      <w:r>
        <w:t>Include abbreviation here please</w:t>
      </w:r>
    </w:p>
  </w:comment>
  <w:comment w:id="42" w:author="Hendricks, Audrey" w:date="2020-03-26T08:58:00Z" w:initials="HA">
    <w:p w14:paraId="72904217" w14:textId="77777777" w:rsidR="00CC1AF3" w:rsidRDefault="00CC1AF3">
      <w:pPr>
        <w:pStyle w:val="CommentText"/>
      </w:pPr>
      <w:r>
        <w:rPr>
          <w:rStyle w:val="CommentReference"/>
        </w:rPr>
        <w:annotationRef/>
      </w:r>
      <w:r>
        <w:t>I recommend moving the data QC to the supplemental and including a sentence in the description of data set:</w:t>
      </w:r>
    </w:p>
    <w:p w14:paraId="539FF297" w14:textId="77777777" w:rsidR="00CC1AF3" w:rsidRDefault="00CC1AF3">
      <w:pPr>
        <w:pStyle w:val="CommentText"/>
      </w:pPr>
      <w:r>
        <w:t>--As with most single cell data, this data required substantial quality control checks and filtering to ensure the data used was of sufficiently high quality. Details related to the QC are in the supplemental.  After QC, XX cases remained for analysis – or something similar????</w:t>
      </w:r>
    </w:p>
    <w:p w14:paraId="05CDA4B4" w14:textId="77777777" w:rsidR="00570441" w:rsidRDefault="00570441">
      <w:pPr>
        <w:pStyle w:val="CommentText"/>
      </w:pPr>
    </w:p>
    <w:p w14:paraId="60252989" w14:textId="77777777" w:rsidR="00570441" w:rsidRDefault="00570441">
      <w:pPr>
        <w:pStyle w:val="CommentText"/>
      </w:pPr>
      <w:r>
        <w:t xml:space="preserve">--For model comparisons, I focused on two </w:t>
      </w:r>
      <w:r w:rsidR="004964A6">
        <w:t>pairs of variables chosen to have a high pairwise correlation and have previous evidence of XXX: list the pairs here.</w:t>
      </w:r>
    </w:p>
    <w:p w14:paraId="6FEE4B64" w14:textId="77777777" w:rsidR="004964A6" w:rsidRDefault="004964A6">
      <w:pPr>
        <w:pStyle w:val="CommentText"/>
      </w:pPr>
    </w:p>
    <w:p w14:paraId="6757A8BB" w14:textId="57B49659" w:rsidR="004964A6" w:rsidRDefault="004964A6">
      <w:pPr>
        <w:pStyle w:val="CommentText"/>
      </w:pPr>
      <w:r>
        <w:t>As the variables were right-skewed, a log transformation was used.  **did you log transform all variables or just the outcome?  Only the outcome is needed…</w:t>
      </w:r>
    </w:p>
  </w:comment>
  <w:comment w:id="43" w:author="Hendricks, Audrey" w:date="2020-03-27T11:52:00Z" w:initials="HA">
    <w:p w14:paraId="3128D3BD" w14:textId="06B2671C" w:rsidR="00C51C9C" w:rsidRDefault="00C51C9C">
      <w:pPr>
        <w:pStyle w:val="CommentText"/>
      </w:pPr>
      <w:r>
        <w:rPr>
          <w:rStyle w:val="CommentReference"/>
        </w:rPr>
        <w:annotationRef/>
      </w:r>
      <w:r>
        <w:t>Another section is needed in the methods section briefly describing which variables you are comparing, etc.  (Not to the level of detail that you have below – most of that should be in the supplemental)</w:t>
      </w:r>
    </w:p>
  </w:comment>
  <w:comment w:id="45" w:author="Hendricks, Audrey" w:date="2020-03-26T09:03:00Z" w:initials="HA">
    <w:p w14:paraId="19FEA6AE" w14:textId="498BF680" w:rsidR="00570441" w:rsidRDefault="00570441">
      <w:pPr>
        <w:pStyle w:val="CommentText"/>
      </w:pPr>
      <w:r>
        <w:rPr>
          <w:rStyle w:val="CommentReference"/>
        </w:rPr>
        <w:annotationRef/>
      </w:r>
      <w:r>
        <w:t>Supplemental too</w:t>
      </w:r>
    </w:p>
  </w:comment>
  <w:comment w:id="46" w:author="Hendricks, Audrey" w:date="2020-03-26T09:02:00Z" w:initials="HA">
    <w:p w14:paraId="07323B3B" w14:textId="6767F3BE" w:rsidR="00570441" w:rsidRDefault="00570441">
      <w:pPr>
        <w:pStyle w:val="CommentText"/>
      </w:pPr>
      <w:r>
        <w:rPr>
          <w:rStyle w:val="CommentReference"/>
        </w:rPr>
        <w:annotationRef/>
      </w:r>
      <w:r>
        <w:t xml:space="preserve">This is not </w:t>
      </w:r>
      <w:proofErr w:type="gramStart"/>
      <w:r>
        <w:t>necessarily  You</w:t>
      </w:r>
      <w:proofErr w:type="gramEnd"/>
      <w:r>
        <w:t xml:space="preserve"> performed pairwise correlation?</w:t>
      </w:r>
    </w:p>
  </w:comment>
  <w:comment w:id="50" w:author="Hendricks, Audrey" w:date="2020-03-26T09:01:00Z" w:initials="HA">
    <w:p w14:paraId="65AF9BF6" w14:textId="6474EB9E" w:rsidR="00570441" w:rsidRDefault="00570441">
      <w:pPr>
        <w:pStyle w:val="CommentText"/>
      </w:pPr>
      <w:r>
        <w:rPr>
          <w:rStyle w:val="CommentReference"/>
        </w:rPr>
        <w:annotationRef/>
      </w:r>
      <w:r>
        <w:t xml:space="preserve">This needs to come much </w:t>
      </w:r>
      <w:proofErr w:type="spellStart"/>
      <w:r>
        <w:t>much</w:t>
      </w:r>
      <w:proofErr w:type="spellEnd"/>
      <w:r>
        <w:t xml:space="preserve"> earlier please</w:t>
      </w:r>
      <w:r w:rsidR="004964A6">
        <w:t xml:space="preserve"> k</w:t>
      </w:r>
    </w:p>
  </w:comment>
  <w:comment w:id="87" w:author="Hendricks, Audrey" w:date="2020-03-27T10:38:00Z" w:initials="HA">
    <w:p w14:paraId="68526D56" w14:textId="3547B510" w:rsidR="00EF79E8" w:rsidRDefault="00EF79E8">
      <w:pPr>
        <w:pStyle w:val="CommentText"/>
      </w:pPr>
      <w:r>
        <w:rPr>
          <w:rStyle w:val="CommentReference"/>
        </w:rPr>
        <w:annotationRef/>
      </w:r>
      <w:r>
        <w:t>I don’t really understand what “intercept” means and thus have removed.</w:t>
      </w:r>
    </w:p>
  </w:comment>
  <w:comment w:id="86" w:author="Hendricks, Audrey" w:date="2020-03-27T10:44:00Z" w:initials="HA">
    <w:p w14:paraId="4DC06297" w14:textId="317C3CA7" w:rsidR="00C307B9" w:rsidRDefault="00C307B9">
      <w:pPr>
        <w:pStyle w:val="CommentText"/>
      </w:pPr>
      <w:r>
        <w:rPr>
          <w:rStyle w:val="CommentReference"/>
        </w:rPr>
        <w:annotationRef/>
      </w:r>
      <w:r>
        <w:t>Is this assumption of independent observations needed here?  If not, why not?</w:t>
      </w:r>
    </w:p>
  </w:comment>
  <w:comment w:id="92" w:author="Hendricks, Audrey" w:date="2020-03-27T10:40:00Z" w:initials="HA">
    <w:p w14:paraId="285EEEFE" w14:textId="5AEB1AB3" w:rsidR="00EF79E8" w:rsidRDefault="00EF79E8">
      <w:pPr>
        <w:pStyle w:val="CommentText"/>
      </w:pPr>
      <w:r>
        <w:rPr>
          <w:rStyle w:val="CommentReference"/>
        </w:rPr>
        <w:annotationRef/>
      </w:r>
      <w:r>
        <w:t>I don’t understand this last row</w:t>
      </w:r>
    </w:p>
  </w:comment>
  <w:comment w:id="94" w:author="Hendricks, Audrey" w:date="2020-03-27T11:28:00Z" w:initials="HA">
    <w:p w14:paraId="5584E521" w14:textId="32A91FDC" w:rsidR="00767300" w:rsidRDefault="00767300">
      <w:pPr>
        <w:pStyle w:val="CommentText"/>
      </w:pPr>
      <w:r>
        <w:rPr>
          <w:rStyle w:val="CommentReference"/>
        </w:rPr>
        <w:annotationRef/>
      </w:r>
      <w:r>
        <w:t>Please make sure to add in information about how to interpret the RE models (i.e. conditional on the subject)</w:t>
      </w:r>
    </w:p>
  </w:comment>
  <w:comment w:id="96" w:author="Hendricks, Audrey" w:date="2020-03-27T10:43:00Z" w:initials="HA">
    <w:p w14:paraId="5F29B527" w14:textId="5627BE67" w:rsidR="00C307B9" w:rsidRDefault="00C307B9">
      <w:pPr>
        <w:pStyle w:val="CommentText"/>
      </w:pPr>
      <w:r>
        <w:rPr>
          <w:rStyle w:val="CommentReference"/>
        </w:rPr>
        <w:annotationRef/>
      </w:r>
      <w:r>
        <w:t>Can’t REML be used for other distributions too?</w:t>
      </w:r>
    </w:p>
  </w:comment>
  <w:comment w:id="100" w:author="Hendricks, Audrey" w:date="2020-03-27T10:45:00Z" w:initials="HA">
    <w:p w14:paraId="0316B1F7" w14:textId="32033DA7" w:rsidR="00C307B9" w:rsidRDefault="00C307B9">
      <w:pPr>
        <w:pStyle w:val="CommentText"/>
      </w:pPr>
      <w:r>
        <w:rPr>
          <w:rStyle w:val="CommentReference"/>
        </w:rPr>
        <w:annotationRef/>
      </w:r>
      <w:r>
        <w:t>Is this really true?  I did not think this was…for instance, aren’t we assuming that all of the within subject observations are affected similarly in a random intercept too?</w:t>
      </w:r>
    </w:p>
  </w:comment>
  <w:comment w:id="101" w:author="Hendricks, Audrey" w:date="2020-03-27T10:46:00Z" w:initials="HA">
    <w:p w14:paraId="4160EDEF" w14:textId="25DA1F70" w:rsidR="00C307B9" w:rsidRDefault="00C307B9">
      <w:pPr>
        <w:pStyle w:val="CommentText"/>
      </w:pPr>
      <w:r>
        <w:rPr>
          <w:rStyle w:val="CommentReference"/>
        </w:rPr>
        <w:annotationRef/>
      </w:r>
      <w:r>
        <w:t>I recommend removing all previous sentences and starting with this one.</w:t>
      </w:r>
    </w:p>
  </w:comment>
  <w:comment w:id="105" w:author="Hendricks, Audrey" w:date="2020-03-27T11:26:00Z" w:initials="HA">
    <w:p w14:paraId="50559F39" w14:textId="6DC95BA8" w:rsidR="00767300" w:rsidRDefault="00767300">
      <w:pPr>
        <w:pStyle w:val="CommentText"/>
      </w:pPr>
      <w:r>
        <w:rPr>
          <w:rStyle w:val="CommentReference"/>
        </w:rPr>
        <w:annotationRef/>
      </w:r>
      <w:r>
        <w:t>I recommend removing this – I don’t see how this adds any more information than is in the previous sentence</w:t>
      </w:r>
    </w:p>
  </w:comment>
  <w:comment w:id="107" w:author="Hendricks, Audrey" w:date="2020-03-27T11:27:00Z" w:initials="HA">
    <w:p w14:paraId="60CE20F5" w14:textId="3F051775" w:rsidR="00767300" w:rsidRDefault="00767300">
      <w:pPr>
        <w:pStyle w:val="CommentText"/>
      </w:pPr>
      <w:r>
        <w:rPr>
          <w:rStyle w:val="CommentReference"/>
        </w:rPr>
        <w:annotationRef/>
      </w:r>
      <w:r>
        <w:t>This matrix doesn’t look symmetric, but doesn’t it need to be?</w:t>
      </w:r>
    </w:p>
  </w:comment>
  <w:comment w:id="108" w:author="Hendricks, Audrey" w:date="2020-03-27T11:28:00Z" w:initials="HA">
    <w:p w14:paraId="4161CB94" w14:textId="6CE3255E" w:rsidR="00767300" w:rsidRDefault="00767300">
      <w:pPr>
        <w:pStyle w:val="CommentText"/>
      </w:pPr>
      <w:r>
        <w:rPr>
          <w:rStyle w:val="CommentReference"/>
        </w:rPr>
        <w:annotationRef/>
      </w:r>
      <w:r>
        <w:t>Are the errors still independent from the RE?</w:t>
      </w:r>
    </w:p>
  </w:comment>
  <w:comment w:id="110" w:author="Hendricks, Audrey" w:date="2020-03-27T11:35:00Z" w:initials="HA">
    <w:p w14:paraId="6E801E88" w14:textId="10547047" w:rsidR="007A5EAE" w:rsidRDefault="007A5EAE">
      <w:pPr>
        <w:pStyle w:val="CommentText"/>
      </w:pPr>
      <w:r>
        <w:rPr>
          <w:rStyle w:val="CommentReference"/>
        </w:rPr>
        <w:annotationRef/>
      </w:r>
      <w:r>
        <w:t xml:space="preserve">Lee – I am confused by your description below.  Please </w:t>
      </w:r>
      <w:proofErr w:type="gramStart"/>
      <w:r>
        <w:t>re think</w:t>
      </w:r>
      <w:proofErr w:type="gramEnd"/>
      <w:r>
        <w:t xml:space="preserve"> through the organization of this section and make sure to fully describe the reason and structure (NOTE – I do not mean to add extra details, I mean to motivate/describe each of the equations with a few words or one sentence)</w:t>
      </w:r>
    </w:p>
  </w:comment>
  <w:comment w:id="111" w:author="Hendricks, Audrey" w:date="2020-03-27T11:29:00Z" w:initials="HA">
    <w:p w14:paraId="0C6B49C5" w14:textId="19EB326A" w:rsidR="00767300" w:rsidRDefault="00767300">
      <w:pPr>
        <w:pStyle w:val="CommentText"/>
      </w:pPr>
      <w:r>
        <w:rPr>
          <w:rStyle w:val="CommentReference"/>
        </w:rPr>
        <w:annotationRef/>
      </w:r>
      <w:r>
        <w:t>I don’t understand – all of these methods estimate the FE parameters… How is GEE different</w:t>
      </w:r>
    </w:p>
  </w:comment>
  <w:comment w:id="116" w:author="Hendricks, Audrey" w:date="2020-03-27T11:31:00Z" w:initials="HA">
    <w:p w14:paraId="00580A2E" w14:textId="16C48504" w:rsidR="007A5EAE" w:rsidRDefault="007A5EAE">
      <w:pPr>
        <w:pStyle w:val="CommentText"/>
      </w:pPr>
      <w:r>
        <w:rPr>
          <w:rStyle w:val="CommentReference"/>
        </w:rPr>
        <w:annotationRef/>
      </w:r>
      <w:r>
        <w:t>Define this in the next sentence – currently it is not clear how approximating is different from estimating</w:t>
      </w:r>
    </w:p>
  </w:comment>
  <w:comment w:id="119" w:author="Hendricks, Audrey" w:date="2020-03-27T11:34:00Z" w:initials="HA">
    <w:p w14:paraId="70B18B12" w14:textId="5AF121DB" w:rsidR="007A5EAE" w:rsidRDefault="007A5EAE">
      <w:pPr>
        <w:pStyle w:val="CommentText"/>
      </w:pPr>
      <w:r>
        <w:rPr>
          <w:rStyle w:val="CommentReference"/>
        </w:rPr>
        <w:annotationRef/>
      </w:r>
      <w:r>
        <w:t>When this equals zero or when the derivative equals zero.</w:t>
      </w:r>
    </w:p>
  </w:comment>
  <w:comment w:id="120" w:author="Hendricks, Audrey" w:date="2020-03-27T11:32:00Z" w:initials="HA">
    <w:p w14:paraId="25C01BF4" w14:textId="3C357029" w:rsidR="007A5EAE" w:rsidRDefault="007A5EAE">
      <w:pPr>
        <w:pStyle w:val="CommentText"/>
      </w:pPr>
      <w:r>
        <w:rPr>
          <w:rStyle w:val="CommentReference"/>
        </w:rPr>
        <w:annotationRef/>
      </w:r>
      <w:r>
        <w:t>Define all terms</w:t>
      </w:r>
    </w:p>
  </w:comment>
  <w:comment w:id="123" w:author="Hendricks, Audrey" w:date="2020-03-27T11:32:00Z" w:initials="HA">
    <w:p w14:paraId="0A34CD52" w14:textId="77777777" w:rsidR="007A5EAE" w:rsidRDefault="007A5EAE">
      <w:pPr>
        <w:pStyle w:val="CommentText"/>
      </w:pPr>
      <w:r>
        <w:rPr>
          <w:rStyle w:val="CommentReference"/>
        </w:rPr>
        <w:annotationRef/>
      </w:r>
      <w:r>
        <w:t>Write this out yourself please</w:t>
      </w:r>
    </w:p>
    <w:p w14:paraId="1AC61D88" w14:textId="77777777" w:rsidR="007A5EAE" w:rsidRDefault="007A5EAE">
      <w:pPr>
        <w:pStyle w:val="CommentText"/>
      </w:pPr>
    </w:p>
    <w:p w14:paraId="4193F557" w14:textId="77777777" w:rsidR="007A5EAE" w:rsidRDefault="007A5EAE">
      <w:pPr>
        <w:pStyle w:val="CommentText"/>
      </w:pPr>
      <w:proofErr w:type="gramStart"/>
      <w:r>
        <w:t>Also</w:t>
      </w:r>
      <w:proofErr w:type="gramEnd"/>
      <w:r>
        <w:t xml:space="preserve"> I do not see how this equation relates to the equation above – is this just the model???  Make sure to describe please</w:t>
      </w:r>
    </w:p>
    <w:p w14:paraId="5012B1C6" w14:textId="77777777" w:rsidR="007A5EAE" w:rsidRDefault="007A5EAE">
      <w:pPr>
        <w:pStyle w:val="CommentText"/>
      </w:pPr>
    </w:p>
    <w:p w14:paraId="0C2F9E88" w14:textId="356E9613" w:rsidR="007A5EAE" w:rsidRDefault="007A5EAE">
      <w:pPr>
        <w:pStyle w:val="CommentText"/>
      </w:pPr>
      <w:r>
        <w:t>I think these need to be above the previous equation.</w:t>
      </w:r>
    </w:p>
  </w:comment>
  <w:comment w:id="124" w:author="Hendricks, Audrey" w:date="2020-03-27T11:34:00Z" w:initials="HA">
    <w:p w14:paraId="4FB0AC9C" w14:textId="77777777" w:rsidR="007A5EAE" w:rsidRDefault="007A5EAE">
      <w:pPr>
        <w:pStyle w:val="CommentText"/>
      </w:pPr>
      <w:r>
        <w:rPr>
          <w:rStyle w:val="CommentReference"/>
        </w:rPr>
        <w:annotationRef/>
      </w:r>
      <w:r>
        <w:t>But why do we want or need this derivative?</w:t>
      </w:r>
    </w:p>
    <w:p w14:paraId="302AA823" w14:textId="77777777" w:rsidR="007A5EAE" w:rsidRDefault="007A5EAE">
      <w:pPr>
        <w:pStyle w:val="CommentText"/>
      </w:pPr>
    </w:p>
    <w:p w14:paraId="25476FCD" w14:textId="1F228417" w:rsidR="007A5EAE" w:rsidRDefault="007A5EAE">
      <w:pPr>
        <w:pStyle w:val="CommentText"/>
      </w:pPr>
      <w:r>
        <w:t>Move this up to the previous equation</w:t>
      </w:r>
    </w:p>
  </w:comment>
  <w:comment w:id="131" w:author="Hendricks, Audrey" w:date="2020-03-27T11:39:00Z" w:initials="HA">
    <w:p w14:paraId="655FED45" w14:textId="5741A0FF" w:rsidR="007A5EAE" w:rsidRDefault="007A5EAE">
      <w:pPr>
        <w:pStyle w:val="CommentText"/>
      </w:pPr>
      <w:r>
        <w:rPr>
          <w:rStyle w:val="CommentReference"/>
        </w:rPr>
        <w:annotationRef/>
      </w:r>
      <w:r>
        <w:t>What are the hyperparameters?  Make sure they are clearly defined above</w:t>
      </w:r>
    </w:p>
  </w:comment>
  <w:comment w:id="135" w:author="Hendricks, Audrey" w:date="2020-03-27T11:40:00Z" w:initials="HA">
    <w:p w14:paraId="467BA497" w14:textId="1E2BCC41" w:rsidR="00EC5B56" w:rsidRDefault="00EC5B56">
      <w:pPr>
        <w:pStyle w:val="CommentText"/>
      </w:pPr>
      <w:r>
        <w:rPr>
          <w:rStyle w:val="CommentReference"/>
        </w:rPr>
        <w:annotationRef/>
      </w:r>
      <w:r>
        <w:t>Lee – a formatting issue. Either indent each paragraph OR make sure the distance between paragraphs is twice as large as between the lines.</w:t>
      </w:r>
    </w:p>
  </w:comment>
  <w:comment w:id="136" w:author="Hendricks, Audrey" w:date="2020-03-27T11:42:00Z" w:initials="HA">
    <w:p w14:paraId="1147AAD7" w14:textId="72AA033B" w:rsidR="00EC5B56" w:rsidRDefault="00EC5B56">
      <w:pPr>
        <w:pStyle w:val="CommentText"/>
      </w:pPr>
      <w:r>
        <w:rPr>
          <w:rStyle w:val="CommentReference"/>
        </w:rPr>
        <w:annotationRef/>
      </w:r>
      <w:r>
        <w:t>Wait, doesn’t the FE model estimate population averages too???</w:t>
      </w:r>
    </w:p>
  </w:comment>
  <w:comment w:id="141" w:author="Hendricks, Audrey" w:date="2020-03-27T11:43:00Z" w:initials="HA">
    <w:p w14:paraId="4DD8D2C6" w14:textId="398C3F2D" w:rsidR="00EC5B56" w:rsidRDefault="00EC5B56">
      <w:pPr>
        <w:pStyle w:val="CommentText"/>
      </w:pPr>
      <w:r>
        <w:rPr>
          <w:rStyle w:val="CommentReference"/>
        </w:rPr>
        <w:annotationRef/>
      </w:r>
      <w:r>
        <w:t>This should come at the very beginning of the description of GEE</w:t>
      </w:r>
    </w:p>
  </w:comment>
  <w:comment w:id="169" w:author="Hendricks, Audrey" w:date="2020-03-27T11:45:00Z" w:initials="HA">
    <w:p w14:paraId="7086D8E8" w14:textId="624F9D2E" w:rsidR="00EC5B56" w:rsidRDefault="00EC5B56">
      <w:pPr>
        <w:pStyle w:val="CommentText"/>
      </w:pPr>
      <w:r>
        <w:rPr>
          <w:rStyle w:val="CommentReference"/>
        </w:rPr>
        <w:annotationRef/>
      </w:r>
      <w:r>
        <w:t>Not true, the beta estimate is still the population average for the association between the predictor and the response – adjusting for average subject effects, but still the population average.</w:t>
      </w:r>
    </w:p>
  </w:comment>
  <w:comment w:id="170" w:author="Hendricks, Audrey" w:date="2020-03-27T11:47:00Z" w:initials="HA">
    <w:p w14:paraId="441A87B0" w14:textId="366E156C" w:rsidR="00EC5B56" w:rsidRDefault="00EC5B56">
      <w:pPr>
        <w:pStyle w:val="CommentText"/>
      </w:pPr>
      <w:r>
        <w:rPr>
          <w:rStyle w:val="CommentReference"/>
        </w:rPr>
        <w:annotationRef/>
      </w:r>
      <w:r>
        <w:t>Not exactly – all of the methods (except the first model which does not model subject effects at all) “control” for subject effects.  RE models do this by CONDITIONING on the subject</w:t>
      </w:r>
    </w:p>
  </w:comment>
  <w:comment w:id="171" w:author="Hendricks, Audrey" w:date="2020-03-27T11:49:00Z" w:initials="HA">
    <w:p w14:paraId="6C1ED167" w14:textId="26CD8CC8" w:rsidR="00EC5B56" w:rsidRDefault="00EC5B56">
      <w:pPr>
        <w:pStyle w:val="CommentText"/>
      </w:pPr>
      <w:r>
        <w:rPr>
          <w:rStyle w:val="CommentReference"/>
        </w:rPr>
        <w:annotationRef/>
      </w:r>
      <w:r>
        <w:t>Not precise enough – conditioning…</w:t>
      </w:r>
    </w:p>
  </w:comment>
  <w:comment w:id="174" w:author="Hendricks, Audrey" w:date="2020-03-27T11:49:00Z" w:initials="HA">
    <w:p w14:paraId="73920F49" w14:textId="1244621F" w:rsidR="00EC5B56" w:rsidRDefault="00EC5B56">
      <w:pPr>
        <w:pStyle w:val="CommentText"/>
      </w:pPr>
      <w:r>
        <w:rPr>
          <w:rStyle w:val="CommentReference"/>
        </w:rPr>
        <w:annotationRef/>
      </w:r>
      <w:r>
        <w:t>What does “of origin” mean?</w:t>
      </w:r>
    </w:p>
  </w:comment>
  <w:comment w:id="176" w:author="Hendricks, Audrey" w:date="2020-03-27T11:56:00Z" w:initials="HA">
    <w:p w14:paraId="052A432A" w14:textId="391BE77B" w:rsidR="00C51C9C" w:rsidRDefault="00C51C9C">
      <w:pPr>
        <w:pStyle w:val="CommentText"/>
      </w:pPr>
      <w:r>
        <w:rPr>
          <w:rStyle w:val="CommentReference"/>
        </w:rPr>
        <w:annotationRef/>
      </w:r>
      <w:r>
        <w:t>A description of patterns observed in tables 3 and 4 is needed first.</w:t>
      </w:r>
    </w:p>
  </w:comment>
  <w:comment w:id="178" w:author="Hendricks, Audrey" w:date="2020-03-27T11:57:00Z" w:initials="HA">
    <w:p w14:paraId="7E8C1F97" w14:textId="0BB000EC" w:rsidR="00C51C9C" w:rsidRDefault="00C51C9C">
      <w:pPr>
        <w:pStyle w:val="CommentText"/>
      </w:pPr>
      <w:r>
        <w:rPr>
          <w:rStyle w:val="CommentReference"/>
        </w:rPr>
        <w:annotationRef/>
      </w:r>
      <w:r>
        <w:t>The tables go under this section</w:t>
      </w:r>
    </w:p>
  </w:comment>
  <w:comment w:id="185" w:author="Hendricks, Audrey" w:date="2020-03-27T11:58:00Z" w:initials="HA">
    <w:p w14:paraId="5176FCB1" w14:textId="1C3FF61D" w:rsidR="00C51C9C" w:rsidRDefault="00C51C9C">
      <w:pPr>
        <w:pStyle w:val="CommentText"/>
      </w:pPr>
      <w:r>
        <w:rPr>
          <w:rStyle w:val="CommentReference"/>
        </w:rPr>
        <w:annotationRef/>
      </w:r>
      <w:r>
        <w:t>I’m not sure what this means – the standard error estimates are the largest?</w:t>
      </w:r>
    </w:p>
  </w:comment>
  <w:comment w:id="188" w:author="Hendricks, Audrey" w:date="2020-03-27T11:59:00Z" w:initials="HA">
    <w:p w14:paraId="19139981" w14:textId="288035DF" w:rsidR="00C51C9C" w:rsidRDefault="00C51C9C">
      <w:pPr>
        <w:pStyle w:val="CommentText"/>
      </w:pPr>
      <w:r>
        <w:rPr>
          <w:rStyle w:val="CommentReference"/>
        </w:rPr>
        <w:annotationRef/>
      </w:r>
      <w:r>
        <w:t>Describe instead please</w:t>
      </w:r>
    </w:p>
  </w:comment>
  <w:comment w:id="189" w:author="Hendricks, Audrey" w:date="2020-03-27T11:59:00Z" w:initials="HA">
    <w:p w14:paraId="2A92724C" w14:textId="29DD810E" w:rsidR="00C51C9C" w:rsidRDefault="00C51C9C">
      <w:pPr>
        <w:pStyle w:val="CommentText"/>
      </w:pPr>
      <w:r>
        <w:rPr>
          <w:rStyle w:val="CommentReference"/>
        </w:rPr>
        <w:annotationRef/>
      </w:r>
      <w:r>
        <w:t>I’m not sure what this means</w:t>
      </w:r>
    </w:p>
  </w:comment>
  <w:comment w:id="194" w:author="Hendricks, Audrey" w:date="2020-03-27T12:00:00Z" w:initials="HA">
    <w:p w14:paraId="31ACB600" w14:textId="4C029D94" w:rsidR="00C51C9C" w:rsidRDefault="00C51C9C">
      <w:pPr>
        <w:pStyle w:val="CommentText"/>
      </w:pPr>
      <w:r>
        <w:rPr>
          <w:rStyle w:val="CommentReference"/>
        </w:rPr>
        <w:annotationRef/>
      </w:r>
      <w:r>
        <w:t>Is it possible to compare GEE to LM?</w:t>
      </w:r>
    </w:p>
  </w:comment>
  <w:comment w:id="201" w:author="Hendricks, Audrey" w:date="2020-03-27T12:01:00Z" w:initials="HA">
    <w:p w14:paraId="26607783" w14:textId="79811DD4" w:rsidR="00C51C9C" w:rsidRDefault="00C51C9C">
      <w:pPr>
        <w:pStyle w:val="CommentText"/>
      </w:pPr>
      <w:r>
        <w:rPr>
          <w:rStyle w:val="CommentReference"/>
        </w:rPr>
        <w:annotationRef/>
      </w:r>
      <w:r>
        <w:t>What does this mean? Use precise language please</w:t>
      </w:r>
    </w:p>
  </w:comment>
  <w:comment w:id="202" w:author="Hendricks, Audrey" w:date="2020-03-27T12:01:00Z" w:initials="HA">
    <w:p w14:paraId="6962521D" w14:textId="441F58D1" w:rsidR="00C51C9C" w:rsidRDefault="00C51C9C">
      <w:pPr>
        <w:pStyle w:val="CommentText"/>
      </w:pPr>
      <w:r>
        <w:rPr>
          <w:rStyle w:val="CommentReference"/>
        </w:rPr>
        <w:annotationRef/>
      </w:r>
      <w:r>
        <w:t>?? what does this mean?</w:t>
      </w:r>
    </w:p>
  </w:comment>
  <w:comment w:id="203" w:author="Hendricks, Audrey" w:date="2020-03-27T12:01:00Z" w:initials="HA">
    <w:p w14:paraId="019F2A96" w14:textId="6B523128" w:rsidR="00C51C9C" w:rsidRDefault="00C51C9C">
      <w:pPr>
        <w:pStyle w:val="CommentText"/>
      </w:pPr>
      <w:r>
        <w:rPr>
          <w:rStyle w:val="CommentReference"/>
        </w:rPr>
        <w:annotationRef/>
      </w:r>
      <w:r>
        <w:t xml:space="preserve">What in the world is “subject of origin” if you want to use define this term otherwise (and my preference) is to use clearer </w:t>
      </w:r>
      <w:proofErr w:type="gramStart"/>
      <w:r>
        <w:t>language</w:t>
      </w:r>
      <w:proofErr w:type="gramEnd"/>
    </w:p>
  </w:comment>
  <w:comment w:id="204" w:author="Hendricks, Audrey" w:date="2020-03-27T12:02:00Z" w:initials="HA">
    <w:p w14:paraId="460CD114" w14:textId="1F6AA889" w:rsidR="00C51C9C" w:rsidRDefault="00C51C9C">
      <w:pPr>
        <w:pStyle w:val="CommentText"/>
      </w:pPr>
      <w:r>
        <w:rPr>
          <w:rStyle w:val="CommentReference"/>
        </w:rPr>
        <w:annotationRef/>
      </w:r>
      <w:r>
        <w:t>Again, this is too vague and unclear – be more precise please</w:t>
      </w:r>
    </w:p>
  </w:comment>
  <w:comment w:id="207" w:author="Hendricks, Audrey" w:date="2020-03-27T12:03:00Z" w:initials="HA">
    <w:p w14:paraId="15C23D57" w14:textId="77777777" w:rsidR="004F0793" w:rsidRDefault="004F0793">
      <w:pPr>
        <w:pStyle w:val="CommentText"/>
      </w:pPr>
      <w:r>
        <w:rPr>
          <w:rStyle w:val="CommentReference"/>
        </w:rPr>
        <w:annotationRef/>
      </w:r>
      <w:r>
        <w:t>This doesn’t make sense – marginal means average so of course marginalizing is an average</w:t>
      </w:r>
    </w:p>
    <w:p w14:paraId="46D1507B" w14:textId="77777777" w:rsidR="004F0793" w:rsidRDefault="004F0793">
      <w:pPr>
        <w:pStyle w:val="CommentText"/>
      </w:pPr>
    </w:p>
    <w:p w14:paraId="3E73845E" w14:textId="237F098B" w:rsidR="004F0793" w:rsidRDefault="004F0793">
      <w:pPr>
        <w:pStyle w:val="CommentText"/>
      </w:pPr>
      <w:r>
        <w:t>Are you instead trying to state that RE methods can also be interpreted as average population level   effects?</w:t>
      </w:r>
    </w:p>
  </w:comment>
  <w:comment w:id="208" w:author="Hendricks, Audrey" w:date="2020-03-27T12:05:00Z" w:initials="HA">
    <w:p w14:paraId="163EA5D4" w14:textId="47D442AC" w:rsidR="004F0793" w:rsidRDefault="004F0793">
      <w:pPr>
        <w:pStyle w:val="CommentText"/>
      </w:pPr>
      <w:r>
        <w:rPr>
          <w:rStyle w:val="CommentReference"/>
        </w:rPr>
        <w:annotationRef/>
      </w:r>
      <w:r>
        <w:t>Please add in a sentence or a paragraph describing what you recommend based off of your work?  Should people use LM?  LM-FE?  Is there a method or two you DON’T recommend?  Some guidance…</w:t>
      </w:r>
    </w:p>
  </w:comment>
  <w:comment w:id="214" w:author="Hendricks, Audrey" w:date="2020-03-27T12:06:00Z" w:initials="HA">
    <w:p w14:paraId="350E9980" w14:textId="5F5AD737" w:rsidR="004F0793" w:rsidRDefault="004F0793">
      <w:pPr>
        <w:pStyle w:val="CommentText"/>
      </w:pPr>
      <w:r>
        <w:rPr>
          <w:rStyle w:val="CommentReference"/>
        </w:rPr>
        <w:annotationRef/>
      </w:r>
      <w:r>
        <w:t xml:space="preserve">It is not clear what this table is – summary of what?  Expression levels?  Number of cells?  Depth per cell??  </w:t>
      </w:r>
      <w:r>
        <w:t xml:space="preserve">Include in the title or </w:t>
      </w:r>
      <w:r>
        <w:t>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7F08C7" w15:done="0"/>
  <w15:commentEx w15:paraId="18807411" w15:done="0"/>
  <w15:commentEx w15:paraId="12F16561" w15:done="0"/>
  <w15:commentEx w15:paraId="6757A8BB" w15:done="0"/>
  <w15:commentEx w15:paraId="3128D3BD" w15:done="0"/>
  <w15:commentEx w15:paraId="19FEA6AE" w15:done="0"/>
  <w15:commentEx w15:paraId="07323B3B" w15:done="0"/>
  <w15:commentEx w15:paraId="65AF9BF6" w15:done="0"/>
  <w15:commentEx w15:paraId="68526D56" w15:done="0"/>
  <w15:commentEx w15:paraId="4DC06297" w15:done="0"/>
  <w15:commentEx w15:paraId="285EEEFE" w15:done="0"/>
  <w15:commentEx w15:paraId="5584E521" w15:done="0"/>
  <w15:commentEx w15:paraId="5F29B527" w15:done="0"/>
  <w15:commentEx w15:paraId="0316B1F7" w15:done="0"/>
  <w15:commentEx w15:paraId="4160EDEF" w15:done="0"/>
  <w15:commentEx w15:paraId="50559F39" w15:done="0"/>
  <w15:commentEx w15:paraId="60CE20F5" w15:done="0"/>
  <w15:commentEx w15:paraId="4161CB94" w15:done="0"/>
  <w15:commentEx w15:paraId="6E801E88" w15:done="0"/>
  <w15:commentEx w15:paraId="0C6B49C5" w15:done="0"/>
  <w15:commentEx w15:paraId="00580A2E" w15:done="0"/>
  <w15:commentEx w15:paraId="70B18B12" w15:done="0"/>
  <w15:commentEx w15:paraId="25C01BF4" w15:done="0"/>
  <w15:commentEx w15:paraId="0C2F9E88" w15:done="0"/>
  <w15:commentEx w15:paraId="25476FCD" w15:done="0"/>
  <w15:commentEx w15:paraId="655FED45" w15:done="0"/>
  <w15:commentEx w15:paraId="467BA497" w15:done="0"/>
  <w15:commentEx w15:paraId="1147AAD7" w15:done="0"/>
  <w15:commentEx w15:paraId="4DD8D2C6" w15:done="0"/>
  <w15:commentEx w15:paraId="7086D8E8" w15:done="0"/>
  <w15:commentEx w15:paraId="441A87B0" w15:done="0"/>
  <w15:commentEx w15:paraId="6C1ED167" w15:done="0"/>
  <w15:commentEx w15:paraId="73920F49" w15:done="0"/>
  <w15:commentEx w15:paraId="052A432A" w15:done="0"/>
  <w15:commentEx w15:paraId="7E8C1F97" w15:done="0"/>
  <w15:commentEx w15:paraId="5176FCB1" w15:done="0"/>
  <w15:commentEx w15:paraId="19139981" w15:done="0"/>
  <w15:commentEx w15:paraId="2A92724C" w15:done="0"/>
  <w15:commentEx w15:paraId="31ACB600" w15:done="0"/>
  <w15:commentEx w15:paraId="26607783" w15:done="0"/>
  <w15:commentEx w15:paraId="6962521D" w15:done="0"/>
  <w15:commentEx w15:paraId="019F2A96" w15:done="0"/>
  <w15:commentEx w15:paraId="460CD114" w15:done="0"/>
  <w15:commentEx w15:paraId="3E73845E" w15:done="0"/>
  <w15:commentEx w15:paraId="163EA5D4" w15:done="0"/>
  <w15:commentEx w15:paraId="350E99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7F08C7" w16cid:durableId="2226EA38"/>
  <w16cid:commentId w16cid:paraId="18807411" w16cid:durableId="2226EB36"/>
  <w16cid:commentId w16cid:paraId="12F16561" w16cid:durableId="2226EBCB"/>
  <w16cid:commentId w16cid:paraId="6757A8BB" w16cid:durableId="2226ED2D"/>
  <w16cid:commentId w16cid:paraId="3128D3BD" w16cid:durableId="22286781"/>
  <w16cid:commentId w16cid:paraId="19FEA6AE" w16cid:durableId="2226EE51"/>
  <w16cid:commentId w16cid:paraId="07323B3B" w16cid:durableId="2226EE19"/>
  <w16cid:commentId w16cid:paraId="65AF9BF6" w16cid:durableId="2226EDE8"/>
  <w16cid:commentId w16cid:paraId="68526D56" w16cid:durableId="22285608"/>
  <w16cid:commentId w16cid:paraId="4DC06297" w16cid:durableId="22285778"/>
  <w16cid:commentId w16cid:paraId="285EEEFE" w16cid:durableId="2228569C"/>
  <w16cid:commentId w16cid:paraId="5584E521" w16cid:durableId="222861FA"/>
  <w16cid:commentId w16cid:paraId="5F29B527" w16cid:durableId="22285755"/>
  <w16cid:commentId w16cid:paraId="0316B1F7" w16cid:durableId="222857CD"/>
  <w16cid:commentId w16cid:paraId="4160EDEF" w16cid:durableId="2228581E"/>
  <w16cid:commentId w16cid:paraId="50559F39" w16cid:durableId="22286176"/>
  <w16cid:commentId w16cid:paraId="60CE20F5" w16cid:durableId="222861A6"/>
  <w16cid:commentId w16cid:paraId="4161CB94" w16cid:durableId="222861CE"/>
  <w16cid:commentId w16cid:paraId="6E801E88" w16cid:durableId="22286385"/>
  <w16cid:commentId w16cid:paraId="0C6B49C5" w16cid:durableId="22286232"/>
  <w16cid:commentId w16cid:paraId="00580A2E" w16cid:durableId="22286286"/>
  <w16cid:commentId w16cid:paraId="70B18B12" w16cid:durableId="2228634F"/>
  <w16cid:commentId w16cid:paraId="25C01BF4" w16cid:durableId="222862D3"/>
  <w16cid:commentId w16cid:paraId="0C2F9E88" w16cid:durableId="222862CA"/>
  <w16cid:commentId w16cid:paraId="25476FCD" w16cid:durableId="22286339"/>
  <w16cid:commentId w16cid:paraId="655FED45" w16cid:durableId="22286460"/>
  <w16cid:commentId w16cid:paraId="467BA497" w16cid:durableId="222864C2"/>
  <w16cid:commentId w16cid:paraId="1147AAD7" w16cid:durableId="22286508"/>
  <w16cid:commentId w16cid:paraId="4DD8D2C6" w16cid:durableId="2228654B"/>
  <w16cid:commentId w16cid:paraId="7086D8E8" w16cid:durableId="222865F0"/>
  <w16cid:commentId w16cid:paraId="441A87B0" w16cid:durableId="22286660"/>
  <w16cid:commentId w16cid:paraId="6C1ED167" w16cid:durableId="222866CD"/>
  <w16cid:commentId w16cid:paraId="73920F49" w16cid:durableId="222866DD"/>
  <w16cid:commentId w16cid:paraId="052A432A" w16cid:durableId="2228686C"/>
  <w16cid:commentId w16cid:paraId="7E8C1F97" w16cid:durableId="2228689B"/>
  <w16cid:commentId w16cid:paraId="5176FCB1" w16cid:durableId="222868D5"/>
  <w16cid:commentId w16cid:paraId="19139981" w16cid:durableId="22286906"/>
  <w16cid:commentId w16cid:paraId="2A92724C" w16cid:durableId="22286925"/>
  <w16cid:commentId w16cid:paraId="31ACB600" w16cid:durableId="22286956"/>
  <w16cid:commentId w16cid:paraId="26607783" w16cid:durableId="2228698F"/>
  <w16cid:commentId w16cid:paraId="6962521D" w16cid:durableId="222869A9"/>
  <w16cid:commentId w16cid:paraId="019F2A96" w16cid:durableId="222869AF"/>
  <w16cid:commentId w16cid:paraId="460CD114" w16cid:durableId="222869DC"/>
  <w16cid:commentId w16cid:paraId="3E73845E" w16cid:durableId="22286A08"/>
  <w16cid:commentId w16cid:paraId="163EA5D4" w16cid:durableId="22286A74"/>
  <w16cid:commentId w16cid:paraId="350E9980" w16cid:durableId="22286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23A99" w14:textId="77777777" w:rsidR="007B7B42" w:rsidRDefault="007B7B42">
      <w:pPr>
        <w:spacing w:after="0"/>
      </w:pPr>
      <w:r>
        <w:separator/>
      </w:r>
    </w:p>
  </w:endnote>
  <w:endnote w:type="continuationSeparator" w:id="0">
    <w:p w14:paraId="66098548" w14:textId="77777777" w:rsidR="007B7B42" w:rsidRDefault="007B7B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LMMathItalic1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C2C6A" w14:textId="77777777" w:rsidR="007B7B42" w:rsidRDefault="007B7B42">
      <w:r>
        <w:separator/>
      </w:r>
    </w:p>
  </w:footnote>
  <w:footnote w:type="continuationSeparator" w:id="0">
    <w:p w14:paraId="69471F3A" w14:textId="77777777" w:rsidR="007B7B42" w:rsidRDefault="007B7B42">
      <w:r>
        <w:continuationSeparator/>
      </w:r>
    </w:p>
  </w:footnote>
  <w:footnote w:id="1">
    <w:p w14:paraId="079EEAC9" w14:textId="77777777" w:rsidR="00B70A11" w:rsidRDefault="00B70A11">
      <w:pPr>
        <w:pStyle w:val="FootnoteText"/>
      </w:pPr>
      <w:r>
        <w:rPr>
          <w:rStyle w:val="FootnoteReference"/>
        </w:rPr>
        <w:footnoteRef/>
      </w:r>
      <w:r>
        <w:t xml:space="preserve"> The University of Colorado-Denver</w:t>
      </w:r>
    </w:p>
  </w:footnote>
  <w:footnote w:id="2">
    <w:p w14:paraId="76A1E1C1" w14:textId="77777777" w:rsidR="00B70A11" w:rsidRDefault="00B70A11">
      <w:pPr>
        <w:pStyle w:val="FootnoteText"/>
      </w:pPr>
      <w:r>
        <w:rPr>
          <w:rStyle w:val="FootnoteReference"/>
        </w:rPr>
        <w:footnoteRef/>
      </w:r>
      <w:r>
        <w:t xml:space="preserve"> The University of Colorado-Denver</w:t>
      </w:r>
    </w:p>
  </w:footnote>
  <w:footnote w:id="3">
    <w:p w14:paraId="3B5EA6EB" w14:textId="77777777" w:rsidR="00B70A11" w:rsidRDefault="00B70A1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BAA4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8A44ED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A649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8E41FE8"/>
    <w:multiLevelType w:val="hybridMultilevel"/>
    <w:tmpl w:val="89D2E5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A3878"/>
    <w:rsid w:val="004964A6"/>
    <w:rsid w:val="004E29B3"/>
    <w:rsid w:val="004F0793"/>
    <w:rsid w:val="00505264"/>
    <w:rsid w:val="00570441"/>
    <w:rsid w:val="005851FA"/>
    <w:rsid w:val="00590D07"/>
    <w:rsid w:val="00671B26"/>
    <w:rsid w:val="00676785"/>
    <w:rsid w:val="00767300"/>
    <w:rsid w:val="00784D58"/>
    <w:rsid w:val="007A5EAE"/>
    <w:rsid w:val="007B7B42"/>
    <w:rsid w:val="008806F7"/>
    <w:rsid w:val="008D6863"/>
    <w:rsid w:val="00B30809"/>
    <w:rsid w:val="00B70A11"/>
    <w:rsid w:val="00B86B75"/>
    <w:rsid w:val="00BC48D5"/>
    <w:rsid w:val="00BE6B08"/>
    <w:rsid w:val="00C307B9"/>
    <w:rsid w:val="00C36279"/>
    <w:rsid w:val="00C51C9C"/>
    <w:rsid w:val="00CC1AF3"/>
    <w:rsid w:val="00D46E45"/>
    <w:rsid w:val="00DD47EF"/>
    <w:rsid w:val="00E315A3"/>
    <w:rsid w:val="00EA3928"/>
    <w:rsid w:val="00EC5B56"/>
    <w:rsid w:val="00ED6C1F"/>
    <w:rsid w:val="00EF79E8"/>
    <w:rsid w:val="00FE74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106619"/>
  <w15:docId w15:val="{6E3755A5-E47E-554F-AD14-1549E0D6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ED6C1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semiHidden/>
    <w:rsid w:val="00ED6C1F"/>
    <w:rPr>
      <w:color w:val="808080"/>
    </w:rPr>
  </w:style>
  <w:style w:type="paragraph" w:styleId="BalloonText">
    <w:name w:val="Balloon Text"/>
    <w:basedOn w:val="Normal"/>
    <w:link w:val="BalloonTextChar"/>
    <w:semiHidden/>
    <w:unhideWhenUsed/>
    <w:rsid w:val="00DD47E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D47EF"/>
    <w:rPr>
      <w:rFonts w:ascii="Times New Roman" w:hAnsi="Times New Roman" w:cs="Times New Roman"/>
      <w:sz w:val="18"/>
      <w:szCs w:val="18"/>
    </w:rPr>
  </w:style>
  <w:style w:type="character" w:styleId="CommentReference">
    <w:name w:val="annotation reference"/>
    <w:basedOn w:val="DefaultParagraphFont"/>
    <w:semiHidden/>
    <w:unhideWhenUsed/>
    <w:rsid w:val="00DD47EF"/>
    <w:rPr>
      <w:sz w:val="16"/>
      <w:szCs w:val="16"/>
    </w:rPr>
  </w:style>
  <w:style w:type="paragraph" w:styleId="CommentText">
    <w:name w:val="annotation text"/>
    <w:basedOn w:val="Normal"/>
    <w:link w:val="CommentTextChar"/>
    <w:semiHidden/>
    <w:unhideWhenUsed/>
    <w:rsid w:val="00DD47EF"/>
    <w:rPr>
      <w:sz w:val="20"/>
      <w:szCs w:val="20"/>
    </w:rPr>
  </w:style>
  <w:style w:type="character" w:customStyle="1" w:styleId="CommentTextChar">
    <w:name w:val="Comment Text Char"/>
    <w:basedOn w:val="DefaultParagraphFont"/>
    <w:link w:val="CommentText"/>
    <w:semiHidden/>
    <w:rsid w:val="00DD47EF"/>
    <w:rPr>
      <w:sz w:val="20"/>
      <w:szCs w:val="20"/>
    </w:rPr>
  </w:style>
  <w:style w:type="paragraph" w:styleId="CommentSubject">
    <w:name w:val="annotation subject"/>
    <w:basedOn w:val="CommentText"/>
    <w:next w:val="CommentText"/>
    <w:link w:val="CommentSubjectChar"/>
    <w:semiHidden/>
    <w:unhideWhenUsed/>
    <w:rsid w:val="00DD47EF"/>
    <w:rPr>
      <w:b/>
      <w:bCs/>
    </w:rPr>
  </w:style>
  <w:style w:type="character" w:customStyle="1" w:styleId="CommentSubjectChar">
    <w:name w:val="Comment Subject Char"/>
    <w:basedOn w:val="CommentTextChar"/>
    <w:link w:val="CommentSubject"/>
    <w:semiHidden/>
    <w:rsid w:val="00DD47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591268">
      <w:bodyDiv w:val="1"/>
      <w:marLeft w:val="0"/>
      <w:marRight w:val="0"/>
      <w:marTop w:val="0"/>
      <w:marBottom w:val="0"/>
      <w:divBdr>
        <w:top w:val="none" w:sz="0" w:space="0" w:color="auto"/>
        <w:left w:val="none" w:sz="0" w:space="0" w:color="auto"/>
        <w:bottom w:val="none" w:sz="0" w:space="0" w:color="auto"/>
        <w:right w:val="none" w:sz="0" w:space="0" w:color="auto"/>
      </w:divBdr>
      <w:divsChild>
        <w:div w:id="1119956461">
          <w:marLeft w:val="0"/>
          <w:marRight w:val="0"/>
          <w:marTop w:val="0"/>
          <w:marBottom w:val="0"/>
          <w:divBdr>
            <w:top w:val="none" w:sz="0" w:space="0" w:color="auto"/>
            <w:left w:val="none" w:sz="0" w:space="0" w:color="auto"/>
            <w:bottom w:val="none" w:sz="0" w:space="0" w:color="auto"/>
            <w:right w:val="none" w:sz="0" w:space="0" w:color="auto"/>
          </w:divBdr>
          <w:divsChild>
            <w:div w:id="1390032201">
              <w:marLeft w:val="0"/>
              <w:marRight w:val="0"/>
              <w:marTop w:val="0"/>
              <w:marBottom w:val="0"/>
              <w:divBdr>
                <w:top w:val="none" w:sz="0" w:space="0" w:color="auto"/>
                <w:left w:val="none" w:sz="0" w:space="0" w:color="auto"/>
                <w:bottom w:val="none" w:sz="0" w:space="0" w:color="auto"/>
                <w:right w:val="none" w:sz="0" w:space="0" w:color="auto"/>
              </w:divBdr>
              <w:divsChild>
                <w:div w:id="17714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drive.google.com/open?id=1gjHaMJG0Y_kPYWj5bIE4gRJU5z9R2Wqb" TargetMode="External"/><Relationship Id="rId10" Type="http://schemas.openxmlformats.org/officeDocument/2006/relationships/hyperlink" Target="https://www.immport.org/shared/study/SDY997"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github.com/leepanter/MSproject_RBC.git" TargetMode="Externa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32</Pages>
  <Words>4247</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Hendricks, Audrey</cp:lastModifiedBy>
  <cp:revision>8</cp:revision>
  <dcterms:created xsi:type="dcterms:W3CDTF">2020-03-26T14:43:00Z</dcterms:created>
  <dcterms:modified xsi:type="dcterms:W3CDTF">2020-03-27T18:07:00Z</dcterms:modified>
</cp:coreProperties>
</file>