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C14845" w14:textId="77777777" w:rsidR="002B17C0" w:rsidRDefault="007F4CC4">
      <w:pPr>
        <w:pStyle w:val="Subtitle"/>
      </w:pPr>
      <w:r>
        <w:t xml:space="preserve">Version </w:t>
      </w:r>
      <w:r w:rsidR="00EF2CD1">
        <w:t>2</w:t>
      </w:r>
      <w:r>
        <w:t>.2-Results</w:t>
      </w:r>
    </w:p>
    <w:p w14:paraId="59FE5C0D" w14:textId="77777777" w:rsidR="002B17C0" w:rsidRDefault="007F4CC4">
      <w:pPr>
        <w:pStyle w:val="Heading1"/>
      </w:pPr>
      <w:bookmarkStart w:id="0" w:name="results"/>
      <w:r>
        <w:t>Results</w:t>
      </w:r>
      <w:bookmarkEnd w:id="0"/>
    </w:p>
    <w:p w14:paraId="0E1E4886" w14:textId="77777777" w:rsidR="00EF2CD1" w:rsidRPr="00EF2CD1" w:rsidRDefault="00EF2CD1" w:rsidP="00EF2CD1">
      <w:pPr>
        <w:pStyle w:val="BodyText"/>
      </w:pPr>
    </w:p>
    <w:p w14:paraId="3AD10270" w14:textId="77777777" w:rsidR="002B17C0" w:rsidRDefault="007F4CC4">
      <w:pPr>
        <w:pStyle w:val="Compact"/>
        <w:numPr>
          <w:ilvl w:val="0"/>
          <w:numId w:val="3"/>
        </w:numPr>
      </w:pPr>
      <w:commentRangeStart w:id="1"/>
      <w:del w:id="2" w:author="Hendricks, Audrey" w:date="2020-03-22T11:37:00Z">
        <w:r w:rsidDel="00404F3C">
          <w:delText>The table</w:delText>
        </w:r>
      </w:del>
      <w:ins w:id="3" w:author="Hendricks, Audrey" w:date="2020-03-22T11:37:00Z">
        <w:r w:rsidR="00404F3C">
          <w:t>Table XX</w:t>
        </w:r>
      </w:ins>
      <w:r>
        <w:t xml:space="preserve"> </w:t>
      </w:r>
      <w:del w:id="4" w:author="Hendricks, Audrey" w:date="2020-03-22T11:37:00Z">
        <w:r w:rsidDel="00404F3C">
          <w:delText>below (</w:delText>
        </w:r>
        <w:r w:rsidR="00433798" w:rsidRPr="00433798" w:rsidDel="00404F3C">
          <w:rPr>
            <w:b/>
            <w:bCs/>
          </w:rPr>
          <w:delText>table</w:delText>
        </w:r>
        <w:r w:rsidR="00433798" w:rsidDel="00404F3C">
          <w:delText xml:space="preserve">  </w:delText>
        </w:r>
        <w:r w:rsidDel="00404F3C">
          <w:delText xml:space="preserve">) </w:delText>
        </w:r>
      </w:del>
      <w:r>
        <w:t xml:space="preserve">shows the </w:t>
      </w:r>
      <w:ins w:id="5" w:author="Hendricks, Audrey" w:date="2020-03-22T11:38:00Z">
        <w:r w:rsidR="00404F3C">
          <w:t xml:space="preserve">fixed-effect slope parameter </w:t>
        </w:r>
      </w:ins>
      <w:r>
        <w:t xml:space="preserve">estimate, standard error, test statistic, and p-values </w:t>
      </w:r>
      <w:del w:id="6" w:author="Hendricks, Audrey" w:date="2020-03-22T11:38:00Z">
        <w:r w:rsidDel="00404F3C">
          <w:delText>associated with the fixed-effect slope parameter as estimated by each modeling method for the</w:delText>
        </w:r>
      </w:del>
      <w:ins w:id="7" w:author="Hendricks, Audrey" w:date="2020-03-22T11:38:00Z">
        <w:r w:rsidR="00404F3C">
          <w:t>for each method for</w:t>
        </w:r>
      </w:ins>
      <w:r>
        <w:t xml:space="preserve"> </w:t>
      </w:r>
      <m:oMath>
        <m:r>
          <w:rPr>
            <w:rFonts w:ascii="Cambria Math" w:hAnsi="Cambria Math"/>
          </w:rPr>
          <m:t>MALAT1∼CD19</m:t>
        </m:r>
      </m:oMath>
      <w:del w:id="8" w:author="Hendricks, Audrey" w:date="2020-03-22T11:38:00Z">
        <w:r w:rsidDel="00404F3C">
          <w:delText xml:space="preserve"> variable pairing</w:delText>
        </w:r>
      </w:del>
      <w:r>
        <w:t>.</w:t>
      </w:r>
      <w:commentRangeEnd w:id="1"/>
      <w:r w:rsidR="00602E00">
        <w:rPr>
          <w:rStyle w:val="CommentReference"/>
        </w:rPr>
        <w:commentReference w:id="1"/>
      </w:r>
    </w:p>
    <w:p w14:paraId="7F5760A5" w14:textId="77777777" w:rsidR="00EF2CD1" w:rsidRDefault="00EF2CD1" w:rsidP="00EF2CD1">
      <w:pPr>
        <w:pStyle w:val="Compact"/>
      </w:pPr>
    </w:p>
    <w:p w14:paraId="5623919A" w14:textId="77777777" w:rsidR="00433798" w:rsidRDefault="00433798" w:rsidP="00433798">
      <w:pPr>
        <w:pStyle w:val="Compact"/>
        <w:ind w:left="480"/>
        <w:jc w:val="center"/>
      </w:pPr>
      <w:r>
        <w:rPr>
          <w:noProof/>
        </w:rPr>
        <w:drawing>
          <wp:inline distT="0" distB="0" distL="0" distR="0" wp14:anchorId="26501BC8" wp14:editId="6A4694C1">
            <wp:extent cx="5943600" cy="354838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9DEF" w14:textId="77777777" w:rsidR="00EF2CD1" w:rsidRDefault="00EF2CD1" w:rsidP="00EF2CD1">
      <w:pPr>
        <w:pStyle w:val="Compact"/>
      </w:pPr>
    </w:p>
    <w:p w14:paraId="5FD89D42" w14:textId="77777777" w:rsidR="00EF2CD1" w:rsidRDefault="00EF2CD1" w:rsidP="00EF2CD1">
      <w:pPr>
        <w:pStyle w:val="Compact"/>
      </w:pPr>
    </w:p>
    <w:p w14:paraId="1415D91A" w14:textId="77777777" w:rsidR="00EF2CD1" w:rsidRDefault="00EF2CD1" w:rsidP="00EF2CD1">
      <w:pPr>
        <w:pStyle w:val="Compact"/>
      </w:pPr>
    </w:p>
    <w:p w14:paraId="2536720B" w14:textId="77777777" w:rsidR="00EF2CD1" w:rsidRDefault="00EF2CD1" w:rsidP="00EF2CD1">
      <w:pPr>
        <w:pStyle w:val="Compact"/>
      </w:pPr>
    </w:p>
    <w:p w14:paraId="34C1E14B" w14:textId="77777777" w:rsidR="00EF2CD1" w:rsidRDefault="00EF2CD1" w:rsidP="00EF2CD1">
      <w:pPr>
        <w:pStyle w:val="Compact"/>
      </w:pPr>
    </w:p>
    <w:p w14:paraId="0CECD729" w14:textId="77777777" w:rsidR="00EF2CD1" w:rsidRDefault="00EF2CD1" w:rsidP="00EF2CD1">
      <w:pPr>
        <w:pStyle w:val="Compact"/>
      </w:pPr>
    </w:p>
    <w:p w14:paraId="7506FC5C" w14:textId="77777777" w:rsidR="00EF2CD1" w:rsidRDefault="00EF2CD1" w:rsidP="00EF2CD1">
      <w:pPr>
        <w:pStyle w:val="Compact"/>
      </w:pPr>
    </w:p>
    <w:p w14:paraId="280C45AB" w14:textId="77777777" w:rsidR="00EF2CD1" w:rsidRDefault="00EF2CD1" w:rsidP="00EF2CD1">
      <w:pPr>
        <w:pStyle w:val="Compact"/>
      </w:pPr>
    </w:p>
    <w:p w14:paraId="79D9687D" w14:textId="77777777" w:rsidR="00EF2CD1" w:rsidRDefault="00EF2CD1" w:rsidP="00EF2CD1">
      <w:pPr>
        <w:pStyle w:val="Compact"/>
      </w:pPr>
    </w:p>
    <w:p w14:paraId="248A8C88" w14:textId="77777777" w:rsidR="00EF2CD1" w:rsidRDefault="00EF2CD1" w:rsidP="00EF2CD1">
      <w:pPr>
        <w:pStyle w:val="Compact"/>
      </w:pPr>
    </w:p>
    <w:p w14:paraId="723E0077" w14:textId="77777777" w:rsidR="00EF2CD1" w:rsidRDefault="00EF2CD1" w:rsidP="00EF2CD1">
      <w:pPr>
        <w:pStyle w:val="Compact"/>
      </w:pPr>
    </w:p>
    <w:p w14:paraId="4FA4C4DF" w14:textId="77777777" w:rsidR="00EF2CD1" w:rsidRDefault="00EF2CD1" w:rsidP="00EF2CD1">
      <w:pPr>
        <w:pStyle w:val="Compact"/>
      </w:pPr>
    </w:p>
    <w:p w14:paraId="7F2191B9" w14:textId="77777777" w:rsidR="00EF2CD1" w:rsidRDefault="00EF2CD1" w:rsidP="00EF2CD1">
      <w:pPr>
        <w:pStyle w:val="Compact"/>
      </w:pPr>
    </w:p>
    <w:p w14:paraId="45E069EE" w14:textId="77777777" w:rsidR="002B17C0" w:rsidRDefault="007F4CC4" w:rsidP="00EF2CD1">
      <w:pPr>
        <w:pStyle w:val="Compact"/>
        <w:numPr>
          <w:ilvl w:val="0"/>
          <w:numId w:val="10"/>
        </w:numPr>
      </w:pPr>
      <w:r>
        <w:lastRenderedPageBreak/>
        <w:t xml:space="preserve">The table below </w:t>
      </w:r>
      <w:r w:rsidR="00433798">
        <w:t>(</w:t>
      </w:r>
      <w:proofErr w:type="gramStart"/>
      <w:r w:rsidR="00433798" w:rsidRPr="00EF2CD1">
        <w:rPr>
          <w:b/>
          <w:bCs/>
        </w:rPr>
        <w:t>table</w:t>
      </w:r>
      <w:r w:rsidR="00433798">
        <w:t xml:space="preserve">  )</w:t>
      </w:r>
      <w:proofErr w:type="gramEnd"/>
      <w:r>
        <w:t xml:space="preserve"> shows the estimate, standard error, test statistic, and p-values associated with the fixed-effect slope parameter as estimated by each modeling method for the </w:t>
      </w:r>
      <m:oMath>
        <m:r>
          <w:rPr>
            <w:rFonts w:ascii="Cambria Math" w:hAnsi="Cambria Math"/>
          </w:rPr>
          <m:t>FBLN1∼CD34</m:t>
        </m:r>
      </m:oMath>
      <w:r>
        <w:t xml:space="preserve"> variable pairing.</w:t>
      </w:r>
    </w:p>
    <w:p w14:paraId="4D4CB5E3" w14:textId="77777777" w:rsidR="00EF2CD1" w:rsidRDefault="00EF2CD1" w:rsidP="00EF2CD1">
      <w:pPr>
        <w:pStyle w:val="Compact"/>
      </w:pPr>
    </w:p>
    <w:p w14:paraId="12EAAAEC" w14:textId="77777777" w:rsidR="00EF2CD1" w:rsidRDefault="00EF2CD1" w:rsidP="00EF2CD1">
      <w:pPr>
        <w:pStyle w:val="Compact"/>
        <w:ind w:left="480"/>
        <w:jc w:val="center"/>
      </w:pPr>
      <w:r>
        <w:rPr>
          <w:noProof/>
        </w:rPr>
        <w:drawing>
          <wp:inline distT="0" distB="0" distL="0" distR="0" wp14:anchorId="30C5ACCC" wp14:editId="2A82CB2D">
            <wp:extent cx="5943600" cy="350075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2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D0F6" w14:textId="77777777" w:rsidR="00D36963" w:rsidRDefault="00D36963" w:rsidP="00EF2CD1">
      <w:pPr>
        <w:pStyle w:val="Compact"/>
        <w:ind w:left="480"/>
        <w:jc w:val="center"/>
      </w:pPr>
    </w:p>
    <w:p w14:paraId="0D7C542C" w14:textId="77777777" w:rsidR="00D36963" w:rsidRDefault="00D36963" w:rsidP="00EF2CD1">
      <w:pPr>
        <w:pStyle w:val="Compact"/>
        <w:ind w:left="480"/>
        <w:jc w:val="center"/>
      </w:pPr>
    </w:p>
    <w:p w14:paraId="75B5D78D" w14:textId="77777777" w:rsidR="002B17C0" w:rsidRDefault="007F4CC4">
      <w:pPr>
        <w:numPr>
          <w:ilvl w:val="0"/>
          <w:numId w:val="5"/>
        </w:numPr>
      </w:pPr>
      <w:r>
        <w:t>The fixed effect slope parameter is being considered for comparison because we are interested in quantifying correlation between single-cell values at the subject level.</w:t>
      </w:r>
    </w:p>
    <w:p w14:paraId="5C1B2592" w14:textId="77777777" w:rsidR="002B17C0" w:rsidRDefault="007F4CC4">
      <w:pPr>
        <w:numPr>
          <w:ilvl w:val="0"/>
          <w:numId w:val="5"/>
        </w:numPr>
      </w:pPr>
      <w:r>
        <w:t xml:space="preserve">Displayed in </w:t>
      </w:r>
      <w:r w:rsidR="00433798">
        <w:t>(</w:t>
      </w:r>
      <w:proofErr w:type="gramStart"/>
      <w:r w:rsidR="00433798" w:rsidRPr="00433798">
        <w:rPr>
          <w:b/>
          <w:bCs/>
        </w:rPr>
        <w:t>table</w:t>
      </w:r>
      <w:r w:rsidR="00433798">
        <w:t xml:space="preserve">  )</w:t>
      </w:r>
      <w:proofErr w:type="gramEnd"/>
      <w:r>
        <w:t>,</w:t>
      </w:r>
      <w:r w:rsidR="00433798" w:rsidRPr="00433798">
        <w:t xml:space="preserve"> </w:t>
      </w:r>
      <w:r w:rsidR="00433798">
        <w:t>(</w:t>
      </w:r>
      <w:r w:rsidR="00433798" w:rsidRPr="00433798">
        <w:rPr>
          <w:b/>
          <w:bCs/>
        </w:rPr>
        <w:t>table</w:t>
      </w:r>
      <w:r w:rsidR="00433798">
        <w:t xml:space="preserve">  )</w:t>
      </w:r>
      <w:r>
        <w:t xml:space="preserve"> ,</w:t>
      </w:r>
      <w:r w:rsidR="00433798">
        <w:t xml:space="preserve"> and (</w:t>
      </w:r>
      <w:r w:rsidR="00433798" w:rsidRPr="00433798">
        <w:rPr>
          <w:b/>
          <w:bCs/>
        </w:rPr>
        <w:t>table</w:t>
      </w:r>
      <w:r w:rsidR="00433798">
        <w:t xml:space="preserve">  )</w:t>
      </w:r>
      <w:r>
        <w:t xml:space="preserve">  below are percent change</w:t>
      </w:r>
      <w:r w:rsidR="00D36963">
        <w:t>s</w:t>
      </w:r>
      <w:r>
        <w:t xml:space="preserve"> in: parameter estimate</w:t>
      </w:r>
      <w:r w:rsidR="00D36963">
        <w:t>s</w:t>
      </w:r>
      <w:r>
        <w:t>, standard error</w:t>
      </w:r>
      <w:r w:rsidR="00D36963">
        <w:t>s</w:t>
      </w:r>
      <w:r>
        <w:t>, and test statistic</w:t>
      </w:r>
      <w:r w:rsidR="00D36963">
        <w:t>s</w:t>
      </w:r>
      <w:r>
        <w:t xml:space="preserve"> (respectively) for the </w:t>
      </w:r>
      <m:oMath>
        <m:r>
          <w:rPr>
            <w:rFonts w:ascii="Cambria Math" w:hAnsi="Cambria Math"/>
          </w:rPr>
          <m:t>MALAT1∼CD19</m:t>
        </m:r>
      </m:oMath>
      <w:r w:rsidR="00433798">
        <w:rPr>
          <w:rFonts w:eastAsiaTheme="minorEastAsia"/>
        </w:rPr>
        <w:t xml:space="preserve"> </w:t>
      </w:r>
      <w:r>
        <w:t>variable pairing as defined by:</w:t>
      </w:r>
    </w:p>
    <w:p w14:paraId="187D3ADE" w14:textId="77777777" w:rsidR="002B17C0" w:rsidRDefault="007F4CC4"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Percent Change</m:t>
          </m:r>
          <m:r>
            <w:rPr>
              <w:rFonts w:ascii="Cambria Math" w:hAnsi="Cambria Math"/>
            </w:rPr>
            <m:t> [A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]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*100</m:t>
          </m:r>
        </m:oMath>
      </m:oMathPara>
    </w:p>
    <w:p w14:paraId="17480E8C" w14:textId="77777777" w:rsidR="002B17C0" w:rsidRDefault="00EF2CD1" w:rsidP="00EF2CD1">
      <w:pPr>
        <w:pStyle w:val="Compact"/>
        <w:jc w:val="center"/>
      </w:pPr>
      <w:r>
        <w:rPr>
          <w:noProof/>
        </w:rPr>
        <w:lastRenderedPageBreak/>
        <w:drawing>
          <wp:inline distT="0" distB="0" distL="0" distR="0" wp14:anchorId="76B9589B" wp14:editId="3F893BA7">
            <wp:extent cx="5943600" cy="278765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3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D7AB" w14:textId="77777777" w:rsidR="00EF2CD1" w:rsidRDefault="00EF2CD1" w:rsidP="00EF2CD1">
      <w:pPr>
        <w:pStyle w:val="Compact"/>
        <w:jc w:val="center"/>
      </w:pPr>
      <w:r>
        <w:rPr>
          <w:noProof/>
        </w:rPr>
        <w:drawing>
          <wp:inline distT="0" distB="0" distL="0" distR="0" wp14:anchorId="0EC24D90" wp14:editId="4F264343">
            <wp:extent cx="5943600" cy="276415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4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878C" w14:textId="77777777" w:rsidR="00EF2CD1" w:rsidRDefault="00EF2CD1" w:rsidP="00EF2CD1">
      <w:pPr>
        <w:pStyle w:val="Compact"/>
        <w:jc w:val="center"/>
      </w:pPr>
      <w:r>
        <w:rPr>
          <w:noProof/>
        </w:rPr>
        <w:drawing>
          <wp:inline distT="0" distB="0" distL="0" distR="0" wp14:anchorId="09EF32CA" wp14:editId="387C33DE">
            <wp:extent cx="5943600" cy="233299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5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EA31" w14:textId="77777777" w:rsidR="002B17C0" w:rsidRDefault="007F4CC4">
      <w:pPr>
        <w:pStyle w:val="Compact"/>
        <w:numPr>
          <w:ilvl w:val="0"/>
          <w:numId w:val="6"/>
        </w:numPr>
      </w:pPr>
      <w:commentRangeStart w:id="9"/>
      <w:r>
        <w:lastRenderedPageBreak/>
        <w:t xml:space="preserve">Displayed in </w:t>
      </w:r>
      <w:del w:id="10" w:author="Hendricks, Audrey" w:date="2020-03-22T11:44:00Z">
        <w:r w:rsidR="00433798" w:rsidDel="00602E00">
          <w:delText>(</w:delText>
        </w:r>
        <w:r w:rsidR="00433798" w:rsidRPr="00433798" w:rsidDel="00602E00">
          <w:rPr>
            <w:b/>
            <w:bCs/>
          </w:rPr>
          <w:delText>table</w:delText>
        </w:r>
        <w:r w:rsidR="00433798" w:rsidDel="00602E00">
          <w:delText xml:space="preserve">  )</w:delText>
        </w:r>
        <w:r w:rsidDel="00602E00">
          <w:delText>,</w:delText>
        </w:r>
        <w:r w:rsidR="00433798" w:rsidDel="00602E00">
          <w:delText xml:space="preserve"> (</w:delText>
        </w:r>
        <w:r w:rsidR="00433798" w:rsidRPr="00433798" w:rsidDel="00602E00">
          <w:rPr>
            <w:b/>
            <w:bCs/>
          </w:rPr>
          <w:delText>table</w:delText>
        </w:r>
        <w:r w:rsidR="00433798" w:rsidDel="00602E00">
          <w:delText xml:space="preserve">  )</w:delText>
        </w:r>
        <w:r w:rsidDel="00602E00">
          <w:delText xml:space="preserve">, and </w:delText>
        </w:r>
        <w:r w:rsidR="00433798" w:rsidDel="00602E00">
          <w:delText>(</w:delText>
        </w:r>
        <w:r w:rsidR="00433798" w:rsidRPr="00433798" w:rsidDel="00602E00">
          <w:rPr>
            <w:b/>
            <w:bCs/>
          </w:rPr>
          <w:delText>table</w:delText>
        </w:r>
        <w:r w:rsidR="00433798" w:rsidDel="00602E00">
          <w:delText xml:space="preserve">  )</w:delText>
        </w:r>
      </w:del>
      <w:ins w:id="11" w:author="Hendricks, Audrey" w:date="2020-03-22T11:44:00Z">
        <w:r w:rsidR="00602E00">
          <w:t>tables XX-</w:t>
        </w:r>
      </w:ins>
      <w:ins w:id="12" w:author="Hendricks, Audrey" w:date="2020-03-22T11:45:00Z">
        <w:r w:rsidR="00602E00">
          <w:t>XX</w:t>
        </w:r>
      </w:ins>
      <w:r>
        <w:t xml:space="preserve"> below are percent change</w:t>
      </w:r>
      <w:r w:rsidR="00D36963">
        <w:t>s</w:t>
      </w:r>
      <w:r>
        <w:t xml:space="preserve"> in: parameter estimate</w:t>
      </w:r>
      <w:r w:rsidR="00D36963">
        <w:t>s</w:t>
      </w:r>
      <w:r>
        <w:t>, standard error</w:t>
      </w:r>
      <w:r w:rsidR="00D36963">
        <w:t>s</w:t>
      </w:r>
      <w:r>
        <w:t>, and test statistic</w:t>
      </w:r>
      <w:r w:rsidR="00D36963">
        <w:t>s</w:t>
      </w:r>
      <w:r>
        <w:t xml:space="preserve"> (respectively) for the </w:t>
      </w:r>
      <m:oMath>
        <m:r>
          <w:rPr>
            <w:rFonts w:ascii="Cambria Math" w:hAnsi="Cambria Math"/>
          </w:rPr>
          <m:t>FBLN1∼CD34</m:t>
        </m:r>
      </m:oMath>
      <w:r>
        <w:t xml:space="preserve"> variable pairing as defined by:</w:t>
      </w:r>
    </w:p>
    <w:p w14:paraId="79491597" w14:textId="77777777" w:rsidR="002B17C0" w:rsidRPr="00EF2CD1" w:rsidRDefault="007F4CC4">
      <w:pPr>
        <w:pStyle w:val="FirstParagraph"/>
        <w:rPr>
          <w:rFonts w:eastAsiaTheme="minorEastAsia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Percent Change</m:t>
          </m:r>
          <m:r>
            <w:rPr>
              <w:rFonts w:ascii="Cambria Math" w:hAnsi="Cambria Math"/>
            </w:rPr>
            <m:t> [A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]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*100</m:t>
          </m:r>
          <w:commentRangeEnd w:id="9"/>
          <m:r>
            <m:rPr>
              <m:sty m:val="p"/>
            </m:rPr>
            <w:rPr>
              <w:rStyle w:val="CommentReference"/>
            </w:rPr>
            <w:commentReference w:id="9"/>
          </m:r>
        </m:oMath>
      </m:oMathPara>
    </w:p>
    <w:p w14:paraId="03CE401D" w14:textId="77777777" w:rsidR="00EF2CD1" w:rsidRDefault="00EF2CD1" w:rsidP="00EF2CD1">
      <w:pPr>
        <w:pStyle w:val="BodyText"/>
        <w:jc w:val="center"/>
      </w:pPr>
      <w:r>
        <w:t xml:space="preserve">  </w:t>
      </w:r>
    </w:p>
    <w:p w14:paraId="1A7E4E90" w14:textId="77777777" w:rsidR="00EF2CD1" w:rsidRDefault="00EF2CD1" w:rsidP="00D36963">
      <w:pPr>
        <w:pStyle w:val="BodyText"/>
        <w:jc w:val="center"/>
      </w:pPr>
      <w:r>
        <w:rPr>
          <w:noProof/>
        </w:rPr>
        <w:drawing>
          <wp:inline distT="0" distB="0" distL="0" distR="0" wp14:anchorId="0FDEA63D" wp14:editId="6B9C3CC9">
            <wp:extent cx="5943600" cy="277558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6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9C5D" w14:textId="77777777" w:rsidR="00D36963" w:rsidRDefault="00D36963" w:rsidP="00D36963">
      <w:pPr>
        <w:pStyle w:val="BodyText"/>
        <w:jc w:val="center"/>
      </w:pPr>
    </w:p>
    <w:p w14:paraId="4BB38283" w14:textId="77777777" w:rsidR="00EF2CD1" w:rsidRDefault="00EF2CD1" w:rsidP="00EF2CD1">
      <w:pPr>
        <w:pStyle w:val="BodyText"/>
        <w:jc w:val="center"/>
      </w:pPr>
      <w:r>
        <w:rPr>
          <w:noProof/>
        </w:rPr>
        <w:drawing>
          <wp:inline distT="0" distB="0" distL="0" distR="0" wp14:anchorId="63D4E7EC" wp14:editId="79D24124">
            <wp:extent cx="5943600" cy="232283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7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B6A1" w14:textId="77777777" w:rsidR="00EF2CD1" w:rsidRPr="00EF2CD1" w:rsidRDefault="00EF2CD1" w:rsidP="00EF2CD1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1219FE50" wp14:editId="0A3DFCD6">
            <wp:extent cx="5943600" cy="240347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8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0C90" w14:textId="77777777" w:rsidR="002B17C0" w:rsidRDefault="007F4CC4">
      <w:pPr>
        <w:pStyle w:val="Heading2"/>
      </w:pPr>
      <w:bookmarkStart w:id="13" w:name="parameter-estimates"/>
      <w:r>
        <w:t>Parameter Estimates</w:t>
      </w:r>
      <w:bookmarkEnd w:id="13"/>
    </w:p>
    <w:p w14:paraId="1CFFD47E" w14:textId="77777777" w:rsidR="002B17C0" w:rsidRDefault="007F4CC4">
      <w:pPr>
        <w:pStyle w:val="Compact"/>
        <w:numPr>
          <w:ilvl w:val="0"/>
          <w:numId w:val="7"/>
        </w:numPr>
      </w:pPr>
      <w:r>
        <w:t xml:space="preserve">Models LM and GEE </w:t>
      </w:r>
      <w:commentRangeStart w:id="14"/>
      <w:r>
        <w:t>have similar estimates</w:t>
      </w:r>
      <w:commentRangeEnd w:id="14"/>
      <w:r w:rsidR="00602E00">
        <w:rPr>
          <w:rStyle w:val="CommentReference"/>
        </w:rPr>
        <w:commentReference w:id="14"/>
      </w:r>
    </w:p>
    <w:p w14:paraId="1D87B9FF" w14:textId="77777777" w:rsidR="002B17C0" w:rsidRDefault="007F4CC4">
      <w:pPr>
        <w:pStyle w:val="Compact"/>
        <w:numPr>
          <w:ilvl w:val="0"/>
          <w:numId w:val="7"/>
        </w:numPr>
      </w:pPr>
      <w:r>
        <w:t>Models LM-FE, LM-RI, and LM-RS are also all similar</w:t>
      </w:r>
    </w:p>
    <w:p w14:paraId="7AF72567" w14:textId="77777777" w:rsidR="002B17C0" w:rsidRDefault="007F4CC4">
      <w:pPr>
        <w:pStyle w:val="Compact"/>
        <w:numPr>
          <w:ilvl w:val="0"/>
          <w:numId w:val="7"/>
        </w:numPr>
      </w:pPr>
      <w:r>
        <w:t xml:space="preserve">Estimates are less similar when comparing between the two </w:t>
      </w:r>
      <w:commentRangeStart w:id="15"/>
      <w:r>
        <w:t xml:space="preserve">clusters of similarity </w:t>
      </w:r>
      <w:commentRangeEnd w:id="15"/>
      <w:r w:rsidR="00602E00">
        <w:rPr>
          <w:rStyle w:val="CommentReference"/>
        </w:rPr>
        <w:commentReference w:id="15"/>
      </w:r>
      <w:proofErr w:type="spellStart"/>
      <w:r>
        <w:t>mentionioned</w:t>
      </w:r>
      <w:proofErr w:type="spellEnd"/>
    </w:p>
    <w:p w14:paraId="7662E257" w14:textId="77777777" w:rsidR="002B17C0" w:rsidRDefault="007F4CC4">
      <w:pPr>
        <w:pStyle w:val="Compact"/>
        <w:numPr>
          <w:ilvl w:val="0"/>
          <w:numId w:val="7"/>
        </w:numPr>
      </w:pPr>
      <w:r>
        <w:t>Accounting for subject-specific outcomes results in a different estimate than when modeling population-averages, i.e. there is an effect from subject-level correlation</w:t>
      </w:r>
    </w:p>
    <w:p w14:paraId="4A92229C" w14:textId="77777777" w:rsidR="002B17C0" w:rsidRDefault="007F4CC4">
      <w:pPr>
        <w:pStyle w:val="Compact"/>
        <w:numPr>
          <w:ilvl w:val="0"/>
          <w:numId w:val="7"/>
        </w:numPr>
      </w:pPr>
      <w:commentRangeStart w:id="16"/>
      <w:r>
        <w:t xml:space="preserve">The effect </w:t>
      </w:r>
      <w:commentRangeEnd w:id="16"/>
      <w:r w:rsidR="00602E00">
        <w:rPr>
          <w:rStyle w:val="CommentReference"/>
        </w:rPr>
        <w:commentReference w:id="16"/>
      </w:r>
      <w:r>
        <w:t>is more pronounced in the FBLN1~CD34 pairing than the MALAT1~CD19 pairing</w:t>
      </w:r>
    </w:p>
    <w:p w14:paraId="63469003" w14:textId="77777777" w:rsidR="002B17C0" w:rsidRDefault="007F4CC4">
      <w:pPr>
        <w:pStyle w:val="Heading2"/>
      </w:pPr>
      <w:bookmarkStart w:id="17" w:name="standard-error-estimates"/>
      <w:r>
        <w:t>Standard Error Estimates</w:t>
      </w:r>
      <w:bookmarkEnd w:id="17"/>
    </w:p>
    <w:p w14:paraId="250FBF06" w14:textId="77777777" w:rsidR="002B17C0" w:rsidRDefault="007F4CC4">
      <w:pPr>
        <w:pStyle w:val="Compact"/>
        <w:numPr>
          <w:ilvl w:val="0"/>
          <w:numId w:val="8"/>
        </w:numPr>
      </w:pPr>
      <w:r>
        <w:t>The standard error of the fixed effect slope parameter estimate is highest for the random slope model</w:t>
      </w:r>
    </w:p>
    <w:p w14:paraId="68200D4A" w14:textId="77777777" w:rsidR="002B17C0" w:rsidRDefault="007F4CC4">
      <w:pPr>
        <w:pStyle w:val="Compact"/>
        <w:numPr>
          <w:ilvl w:val="0"/>
          <w:numId w:val="8"/>
        </w:numPr>
      </w:pPr>
      <w:r>
        <w:t>The SE is lowest for the random intercept model</w:t>
      </w:r>
    </w:p>
    <w:p w14:paraId="30AAADFE" w14:textId="77777777" w:rsidR="002B17C0" w:rsidRDefault="007F4CC4">
      <w:pPr>
        <w:pStyle w:val="Compact"/>
        <w:numPr>
          <w:ilvl w:val="0"/>
          <w:numId w:val="8"/>
        </w:numPr>
      </w:pPr>
      <w:r>
        <w:t>The fixed-effect subject-specific intercept had a lower SE than either of the population-average parameter interpretaion models LM and GEE.</w:t>
      </w:r>
    </w:p>
    <w:p w14:paraId="1EE1C882" w14:textId="77777777" w:rsidR="002B17C0" w:rsidRDefault="007F4CC4">
      <w:pPr>
        <w:pStyle w:val="Heading2"/>
      </w:pPr>
      <w:bookmarkStart w:id="18" w:name="test-statistics"/>
      <w:r>
        <w:t>Test Statistics</w:t>
      </w:r>
      <w:bookmarkEnd w:id="18"/>
    </w:p>
    <w:p w14:paraId="56D5F7E5" w14:textId="77777777" w:rsidR="002B17C0" w:rsidRDefault="007F4CC4">
      <w:pPr>
        <w:pStyle w:val="Compact"/>
        <w:numPr>
          <w:ilvl w:val="0"/>
          <w:numId w:val="9"/>
        </w:numPr>
      </w:pPr>
      <w:r>
        <w:t>Changes in test statistics for the fixed-effect main-effect slope were smaller between LM and GEE, as well as between LM-FE, LMM-RI, and LMM-RS with few exceptions.</w:t>
      </w:r>
    </w:p>
    <w:p w14:paraId="6993EFC5" w14:textId="77777777" w:rsidR="002B17C0" w:rsidRDefault="007F4CC4">
      <w:pPr>
        <w:pStyle w:val="Compact"/>
        <w:numPr>
          <w:ilvl w:val="0"/>
          <w:numId w:val="9"/>
        </w:numPr>
      </w:pPr>
      <w:r>
        <w:t>There were very small differences between LM and GEE</w:t>
      </w:r>
    </w:p>
    <w:p w14:paraId="6B6241C3" w14:textId="77777777" w:rsidR="002B17C0" w:rsidRDefault="007F4CC4">
      <w:pPr>
        <w:pStyle w:val="Compact"/>
        <w:numPr>
          <w:ilvl w:val="0"/>
          <w:numId w:val="9"/>
        </w:numPr>
      </w:pPr>
      <w:r>
        <w:t>Changes to the LMM-RS resulted in calculated p-value increases with two and three orders of magnitude.</w:t>
      </w:r>
    </w:p>
    <w:p w14:paraId="3381D6F1" w14:textId="77777777" w:rsidR="00EF2CD1" w:rsidRDefault="00EF2CD1">
      <w:pPr>
        <w:pStyle w:val="Heading2"/>
      </w:pPr>
      <w:bookmarkStart w:id="19" w:name="nested-model-comparisons"/>
    </w:p>
    <w:p w14:paraId="171FB432" w14:textId="77777777" w:rsidR="002B17C0" w:rsidRDefault="007F4CC4">
      <w:pPr>
        <w:pStyle w:val="Heading2"/>
      </w:pPr>
      <w:r>
        <w:t>Nested Model Comparisons</w:t>
      </w:r>
      <w:bookmarkEnd w:id="19"/>
    </w:p>
    <w:p w14:paraId="36509112" w14:textId="77777777" w:rsidR="002B17C0" w:rsidRDefault="007F4CC4">
      <w:pPr>
        <w:pStyle w:val="Heading3"/>
      </w:pPr>
      <w:bookmarkStart w:id="20" w:name="test-for-fe-subject-specific-intercept"/>
      <w:r>
        <w:t>Test for FE Subject Specific Intercept</w:t>
      </w:r>
      <w:bookmarkEnd w:id="20"/>
    </w:p>
    <w:p w14:paraId="4BDA2E23" w14:textId="77777777" w:rsidR="00EF2CD1" w:rsidRPr="00EF2CD1" w:rsidRDefault="00EF2CD1" w:rsidP="00EF2CD1">
      <w:pPr>
        <w:pStyle w:val="BodyText"/>
        <w:jc w:val="center"/>
      </w:pPr>
      <w:r>
        <w:rPr>
          <w:noProof/>
        </w:rPr>
        <w:drawing>
          <wp:inline distT="0" distB="0" distL="0" distR="0" wp14:anchorId="071952F2" wp14:editId="718FC00A">
            <wp:extent cx="5943600" cy="220726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9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E350" w14:textId="77777777" w:rsidR="002B17C0" w:rsidRDefault="00433798">
      <w:pPr>
        <w:pStyle w:val="FirstParagraph"/>
      </w:pPr>
      <w:r>
        <w:t>(</w:t>
      </w:r>
      <w:proofErr w:type="gramStart"/>
      <w:r w:rsidRPr="00433798">
        <w:rPr>
          <w:b/>
          <w:bCs/>
        </w:rPr>
        <w:t>table</w:t>
      </w:r>
      <w:r>
        <w:t xml:space="preserve">  )</w:t>
      </w:r>
      <w:proofErr w:type="gramEnd"/>
      <w:r w:rsidR="007F4CC4">
        <w:t xml:space="preserve"> above is a nested model comparison, the result of which is an F-test statistic telling us that there is very strong evidence to support the inclusion of the subject-specific fixed-effect intercept into the LM model.</w:t>
      </w:r>
    </w:p>
    <w:p w14:paraId="17A52B70" w14:textId="77777777" w:rsidR="00EF2CD1" w:rsidRDefault="00EF2CD1">
      <w:pPr>
        <w:pStyle w:val="Heading3"/>
      </w:pPr>
      <w:bookmarkStart w:id="21" w:name="test-for-re-subject-specific-intercept"/>
    </w:p>
    <w:p w14:paraId="36802415" w14:textId="77777777" w:rsidR="002B17C0" w:rsidRDefault="007F4CC4">
      <w:pPr>
        <w:pStyle w:val="Heading3"/>
      </w:pPr>
      <w:r>
        <w:t>Test for RE Subject Specific Intercept</w:t>
      </w:r>
      <w:bookmarkEnd w:id="21"/>
    </w:p>
    <w:p w14:paraId="6CF4FC8A" w14:textId="77777777" w:rsidR="00EF2CD1" w:rsidRDefault="00EF2CD1">
      <w:pPr>
        <w:pStyle w:val="FirstParagraph"/>
      </w:pPr>
      <w:commentRangeStart w:id="22"/>
      <w:r>
        <w:rPr>
          <w:noProof/>
        </w:rPr>
        <w:drawing>
          <wp:inline distT="0" distB="0" distL="0" distR="0" wp14:anchorId="14FAC206" wp14:editId="72F2269C">
            <wp:extent cx="5943600" cy="222059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10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2"/>
      <w:r w:rsidR="00602E00">
        <w:rPr>
          <w:rStyle w:val="CommentReference"/>
        </w:rPr>
        <w:commentReference w:id="22"/>
      </w:r>
    </w:p>
    <w:p w14:paraId="0D891BD8" w14:textId="77777777" w:rsidR="002B17C0" w:rsidRDefault="00433798">
      <w:pPr>
        <w:pStyle w:val="FirstParagraph"/>
      </w:pPr>
      <w:r>
        <w:t>(</w:t>
      </w:r>
      <w:proofErr w:type="gramStart"/>
      <w:r w:rsidRPr="00433798">
        <w:rPr>
          <w:b/>
          <w:bCs/>
        </w:rPr>
        <w:t>table</w:t>
      </w:r>
      <w:r>
        <w:t xml:space="preserve">  )</w:t>
      </w:r>
      <w:proofErr w:type="gramEnd"/>
      <w:r w:rsidR="007F4CC4">
        <w:t xml:space="preserve"> above is a nested model comparison, the result of which is a likelihood ratio statistic telling us that there is very strong evidence to support the inclusion of the subject-specific random effect intercept into the LM model.</w:t>
      </w:r>
    </w:p>
    <w:p w14:paraId="5FFDDB8C" w14:textId="77777777" w:rsidR="00EF2CD1" w:rsidRDefault="00EF2CD1">
      <w:pPr>
        <w:pStyle w:val="Heading3"/>
      </w:pPr>
      <w:bookmarkStart w:id="23" w:name="test-for-re-subject-specific-slope"/>
    </w:p>
    <w:p w14:paraId="28DC7EE6" w14:textId="77777777" w:rsidR="002B17C0" w:rsidRDefault="007F4CC4">
      <w:pPr>
        <w:pStyle w:val="Heading3"/>
      </w:pPr>
      <w:r>
        <w:t>Test for RE Subject Specific Slope</w:t>
      </w:r>
      <w:bookmarkEnd w:id="23"/>
    </w:p>
    <w:p w14:paraId="2DFD0CC1" w14:textId="77777777" w:rsidR="00EF2CD1" w:rsidRDefault="00EF2CD1">
      <w:pPr>
        <w:pStyle w:val="FirstParagraph"/>
      </w:pPr>
      <w:r>
        <w:rPr>
          <w:noProof/>
        </w:rPr>
        <w:drawing>
          <wp:inline distT="0" distB="0" distL="0" distR="0" wp14:anchorId="37207EE8" wp14:editId="74B148B2">
            <wp:extent cx="5943600" cy="223456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11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21BA" w14:textId="77777777" w:rsidR="002B17C0" w:rsidRDefault="00433798">
      <w:pPr>
        <w:pStyle w:val="FirstParagraph"/>
      </w:pPr>
      <w:r>
        <w:t>(</w:t>
      </w:r>
      <w:proofErr w:type="gramStart"/>
      <w:r w:rsidRPr="00433798">
        <w:rPr>
          <w:b/>
          <w:bCs/>
        </w:rPr>
        <w:t>table</w:t>
      </w:r>
      <w:r>
        <w:t xml:space="preserve">  )</w:t>
      </w:r>
      <w:proofErr w:type="gramEnd"/>
      <w:r w:rsidR="007F4CC4">
        <w:t xml:space="preserve">  above is a nested model comparison, the result of which is a likelihood ratio statistic telling us that there is very strong evidence to support the inclusion of the subject-specific random effect slope into the LMM-RI model for the MALAT1~CD19 variable pairing. However, there is insufficient evidence to support the inclusion of the subject-specific random effect slope into the LMM-RI model for the FBLN~CD34 variable pairing.</w:t>
      </w:r>
    </w:p>
    <w:p w14:paraId="0E1DBFB4" w14:textId="77777777" w:rsidR="002B17C0" w:rsidRDefault="007F4CC4">
      <w:pPr>
        <w:pStyle w:val="Heading1"/>
      </w:pPr>
      <w:bookmarkStart w:id="24" w:name="references"/>
      <w:r>
        <w:t>References</w:t>
      </w:r>
      <w:bookmarkEnd w:id="24"/>
    </w:p>
    <w:sectPr w:rsidR="002B17C0"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Hendricks, Audrey" w:date="2020-03-22T11:41:00Z" w:initials="HA">
    <w:p w14:paraId="4EC024FC" w14:textId="77777777" w:rsidR="00602E00" w:rsidRDefault="00602E00">
      <w:pPr>
        <w:pStyle w:val="CommentText"/>
      </w:pPr>
      <w:r>
        <w:rPr>
          <w:rStyle w:val="CommentReference"/>
        </w:rPr>
        <w:annotationRef/>
      </w:r>
      <w:r>
        <w:t xml:space="preserve">This is not necessary in text – instead, this would be good to add as the Table title and description.  The table title and description </w:t>
      </w:r>
      <w:proofErr w:type="gramStart"/>
      <w:r>
        <w:t>goes</w:t>
      </w:r>
      <w:proofErr w:type="gramEnd"/>
      <w:r>
        <w:t xml:space="preserve"> under the table and would look like</w:t>
      </w:r>
    </w:p>
    <w:p w14:paraId="3C57AA31" w14:textId="77777777" w:rsidR="00602E00" w:rsidRDefault="00602E00">
      <w:pPr>
        <w:pStyle w:val="CommentText"/>
      </w:pPr>
    </w:p>
    <w:p w14:paraId="0A29010E" w14:textId="77777777" w:rsidR="00602E00" w:rsidRDefault="00602E00">
      <w:pPr>
        <w:pStyle w:val="CommentText"/>
        <w:rPr>
          <w:rFonts w:eastAsiaTheme="minorEastAsia"/>
          <w:iCs/>
        </w:rPr>
      </w:pPr>
      <w:r>
        <w:rPr>
          <w:b/>
          <w:bCs/>
        </w:rPr>
        <w:t xml:space="preserve">Table XX. </w:t>
      </w:r>
      <m:oMath>
        <m:r>
          <m:rPr>
            <m:sty m:val="bi"/>
          </m:rPr>
          <w:rPr>
            <w:rFonts w:ascii="Cambria Math" w:hAnsi="Cambria Math"/>
          </w:rPr>
          <m:t>MALAT</m:t>
        </m:r>
        <m:r>
          <m:rPr>
            <m:sty m:val="bi"/>
          </m:rPr>
          <w:rPr>
            <w:rFonts w:ascii="Cambria Math" w:hAnsi="Cambria Math"/>
          </w:rPr>
          <m:t>1∼CD</m:t>
        </m:r>
        <m:r>
          <m:rPr>
            <m:sty m:val="bi"/>
          </m:rPr>
          <w:rPr>
            <w:rFonts w:ascii="Cambria Math" w:hAnsi="Cambria Math"/>
          </w:rPr>
          <m:t xml:space="preserve">19 </m:t>
        </m:r>
        <m:r>
          <m:rPr>
            <m:sty m:val="b"/>
          </m:rPr>
          <w:rPr>
            <w:rFonts w:ascii="Cambria Math" w:hAnsi="Cambria Math"/>
          </w:rPr>
          <m:t>model estimates.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eastAsiaTheme="minorEastAsia"/>
          <w:iCs/>
        </w:rPr>
        <w:t>Fixed effect slope estimate, standard error, test statistic, and p-value for each model for the relationship between the predictor CD19 and the outcome MALAT1.</w:t>
      </w:r>
    </w:p>
    <w:p w14:paraId="621A3519" w14:textId="77777777" w:rsidR="00602E00" w:rsidRDefault="00602E00">
      <w:pPr>
        <w:pStyle w:val="CommentText"/>
        <w:rPr>
          <w:rFonts w:eastAsiaTheme="minorEastAsia"/>
          <w:iCs/>
        </w:rPr>
      </w:pPr>
    </w:p>
    <w:p w14:paraId="2273F712" w14:textId="77777777" w:rsidR="00602E00" w:rsidRPr="00602E00" w:rsidRDefault="00602E00">
      <w:pPr>
        <w:pStyle w:val="CommentText"/>
        <w:rPr>
          <w:b/>
          <w:bCs/>
          <w:iCs/>
        </w:rPr>
      </w:pPr>
      <w:r>
        <w:rPr>
          <w:rFonts w:eastAsiaTheme="minorEastAsia"/>
          <w:iCs/>
        </w:rPr>
        <w:t>Then, in the text describe the patterns you see (you have this later in the document</w:t>
      </w:r>
    </w:p>
  </w:comment>
  <w:comment w:id="9" w:author="Hendricks, Audrey" w:date="2020-03-22T11:45:00Z" w:initials="HA">
    <w:p w14:paraId="55DA3219" w14:textId="77777777" w:rsidR="00602E00" w:rsidRDefault="00602E00">
      <w:pPr>
        <w:pStyle w:val="CommentText"/>
      </w:pPr>
      <w:r>
        <w:rPr>
          <w:rStyle w:val="CommentReference"/>
        </w:rPr>
        <w:annotationRef/>
      </w:r>
      <w:r>
        <w:t>Only needed once since the formula is the same – use this for both models</w:t>
      </w:r>
    </w:p>
  </w:comment>
  <w:comment w:id="14" w:author="Hendricks, Audrey" w:date="2020-03-22T11:45:00Z" w:initials="HA">
    <w:p w14:paraId="2EC0CAA4" w14:textId="77777777" w:rsidR="00602E00" w:rsidRDefault="00602E00">
      <w:pPr>
        <w:pStyle w:val="CommentText"/>
      </w:pPr>
      <w:r>
        <w:rPr>
          <w:rStyle w:val="CommentReference"/>
        </w:rPr>
        <w:annotationRef/>
      </w:r>
      <w:r>
        <w:t>Slope or all including SE, p-values, etc. may be worth combining these if the patterns are the same</w:t>
      </w:r>
    </w:p>
  </w:comment>
  <w:comment w:id="15" w:author="Hendricks, Audrey" w:date="2020-03-22T11:46:00Z" w:initials="HA">
    <w:p w14:paraId="352ABC16" w14:textId="77777777" w:rsidR="00602E00" w:rsidRDefault="00602E00">
      <w:pPr>
        <w:pStyle w:val="CommentText"/>
      </w:pPr>
      <w:r>
        <w:rPr>
          <w:rStyle w:val="CommentReference"/>
        </w:rPr>
        <w:annotationRef/>
      </w:r>
      <w:r>
        <w:t xml:space="preserve">I’m not sure what “clusters of similarity” is. Can you please be more precise with your </w:t>
      </w:r>
      <w:proofErr w:type="gramStart"/>
      <w:r>
        <w:t>language.</w:t>
      </w:r>
      <w:proofErr w:type="gramEnd"/>
      <w:r>
        <w:t xml:space="preserve">  Do you mean between different method types (e.g. random effects and gee)?</w:t>
      </w:r>
    </w:p>
  </w:comment>
  <w:comment w:id="16" w:author="Hendricks, Audrey" w:date="2020-03-22T11:47:00Z" w:initials="HA">
    <w:p w14:paraId="437E6EE9" w14:textId="77777777" w:rsidR="00602E00" w:rsidRDefault="00602E00">
      <w:pPr>
        <w:pStyle w:val="CommentText"/>
      </w:pPr>
      <w:r>
        <w:rPr>
          <w:rStyle w:val="CommentReference"/>
        </w:rPr>
        <w:annotationRef/>
      </w:r>
      <w:r>
        <w:t>Be more precise – what effect?</w:t>
      </w:r>
    </w:p>
  </w:comment>
  <w:comment w:id="22" w:author="Hendricks, Audrey" w:date="2020-03-22T11:48:00Z" w:initials="HA">
    <w:p w14:paraId="6471AF18" w14:textId="77777777" w:rsidR="00602E00" w:rsidRDefault="00602E00">
      <w:pPr>
        <w:pStyle w:val="CommentText"/>
      </w:pPr>
      <w:r>
        <w:rPr>
          <w:rStyle w:val="CommentReference"/>
        </w:rPr>
        <w:annotationRef/>
      </w:r>
      <w:r>
        <w:t xml:space="preserve">Please report the p-value to higher precision – </w:t>
      </w:r>
      <w:r>
        <w:t>to 10-16 if possible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273F712" w15:done="0"/>
  <w15:commentEx w15:paraId="55DA3219" w15:done="0"/>
  <w15:commentEx w15:paraId="2EC0CAA4" w15:done="0"/>
  <w15:commentEx w15:paraId="352ABC16" w15:done="0"/>
  <w15:commentEx w15:paraId="437E6EE9" w15:done="0"/>
  <w15:commentEx w15:paraId="6471AF1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273F712" w16cid:durableId="2221CD59"/>
  <w16cid:commentId w16cid:paraId="55DA3219" w16cid:durableId="2221CE4A"/>
  <w16cid:commentId w16cid:paraId="2EC0CAA4" w16cid:durableId="2221CE6E"/>
  <w16cid:commentId w16cid:paraId="352ABC16" w16cid:durableId="2221CE86"/>
  <w16cid:commentId w16cid:paraId="437E6EE9" w16cid:durableId="2221CED3"/>
  <w16cid:commentId w16cid:paraId="6471AF18" w16cid:durableId="2221CF0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0C8EF3" w14:textId="77777777" w:rsidR="0067400A" w:rsidRDefault="0067400A">
      <w:pPr>
        <w:spacing w:after="0"/>
      </w:pPr>
      <w:r>
        <w:separator/>
      </w:r>
    </w:p>
  </w:endnote>
  <w:endnote w:type="continuationSeparator" w:id="0">
    <w:p w14:paraId="3F4B2A67" w14:textId="77777777" w:rsidR="0067400A" w:rsidRDefault="0067400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E99AF2" w14:textId="77777777" w:rsidR="0067400A" w:rsidRDefault="0067400A">
      <w:r>
        <w:separator/>
      </w:r>
    </w:p>
  </w:footnote>
  <w:footnote w:type="continuationSeparator" w:id="0">
    <w:p w14:paraId="751983FC" w14:textId="77777777" w:rsidR="0067400A" w:rsidRDefault="006740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1E24CDE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355A4A4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2454050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5DE90625"/>
    <w:multiLevelType w:val="hybridMultilevel"/>
    <w:tmpl w:val="E258F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endricks, Audrey">
    <w15:presenceInfo w15:providerId="AD" w15:userId="S::audrey.hendricks@ucdenver.edu::66cd2841-9a87-426a-98e1-b7de5347164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2B17C0"/>
    <w:rsid w:val="00404F3C"/>
    <w:rsid w:val="00433798"/>
    <w:rsid w:val="004E29B3"/>
    <w:rsid w:val="00590D07"/>
    <w:rsid w:val="00602E00"/>
    <w:rsid w:val="0067400A"/>
    <w:rsid w:val="00784D58"/>
    <w:rsid w:val="007F4CC4"/>
    <w:rsid w:val="008C6997"/>
    <w:rsid w:val="008D6863"/>
    <w:rsid w:val="00B86B75"/>
    <w:rsid w:val="00BC48D5"/>
    <w:rsid w:val="00C36279"/>
    <w:rsid w:val="00C94217"/>
    <w:rsid w:val="00D36963"/>
    <w:rsid w:val="00E315A3"/>
    <w:rsid w:val="00EF2CD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31821B"/>
  <w15:docId w15:val="{80C3DA7D-6297-3744-BDAE-F2EF85866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semiHidden/>
    <w:unhideWhenUsed/>
    <w:rsid w:val="00404F3C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404F3C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semiHidden/>
    <w:unhideWhenUsed/>
    <w:rsid w:val="00602E00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602E0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602E0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02E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02E0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comments" Target="comment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jpe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517</Words>
  <Characters>2948</Characters>
  <Application>Microsoft Office Word</Application>
  <DocSecurity>0</DocSecurity>
  <Lines>24</Lines>
  <Paragraphs>6</Paragraphs>
  <ScaleCrop>false</ScaleCrop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Lee Panter</dc:creator>
  <cp:keywords/>
  <cp:lastModifiedBy>Hendricks, Audrey</cp:lastModifiedBy>
  <cp:revision>4</cp:revision>
  <dcterms:created xsi:type="dcterms:W3CDTF">2020-03-22T17:37:00Z</dcterms:created>
  <dcterms:modified xsi:type="dcterms:W3CDTF">2020-03-22T17:48:00Z</dcterms:modified>
</cp:coreProperties>
</file>